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AB8CFA" w14:textId="33183E46" w:rsidR="00834023" w:rsidRPr="00176460" w:rsidRDefault="00A13C73" w:rsidP="00E6752A">
      <w:pPr>
        <w:pStyle w:val="Title"/>
        <w:ind w:left="0"/>
        <w:rPr>
          <w:rFonts w:asciiTheme="minorHAnsi" w:hAnsiTheme="minorHAnsi" w:cstheme="minorHAnsi"/>
          <w:color w:val="4A442A" w:themeColor="background2" w:themeShade="40"/>
          <w:sz w:val="40"/>
          <w:szCs w:val="40"/>
        </w:rPr>
      </w:pPr>
      <w:r w:rsidRPr="00176460">
        <w:rPr>
          <w:rFonts w:asciiTheme="minorHAnsi" w:hAnsiTheme="minorHAnsi" w:cstheme="minorHAnsi"/>
          <w:color w:val="4A442A" w:themeColor="background2" w:themeShade="40"/>
          <w:sz w:val="40"/>
          <w:szCs w:val="40"/>
        </w:rPr>
        <w:t>Fawry</w:t>
      </w:r>
      <w:r w:rsidR="00834023" w:rsidRPr="00176460">
        <w:rPr>
          <w:rFonts w:asciiTheme="minorHAnsi" w:hAnsiTheme="minorHAnsi" w:cstheme="minorHAnsi"/>
          <w:color w:val="4A442A" w:themeColor="background2" w:themeShade="40"/>
          <w:sz w:val="40"/>
          <w:szCs w:val="40"/>
        </w:rPr>
        <w:t xml:space="preserve"> Solution</w:t>
      </w:r>
    </w:p>
    <w:p w14:paraId="214BFC42" w14:textId="77777777" w:rsidR="00834023" w:rsidRPr="00176460" w:rsidRDefault="00834023" w:rsidP="00E6752A">
      <w:pPr>
        <w:pStyle w:val="Title"/>
        <w:ind w:left="0"/>
        <w:rPr>
          <w:rFonts w:asciiTheme="minorHAnsi" w:hAnsiTheme="minorHAnsi" w:cstheme="minorHAnsi"/>
          <w:color w:val="4A442A" w:themeColor="background2" w:themeShade="40"/>
          <w:sz w:val="40"/>
          <w:szCs w:val="40"/>
        </w:rPr>
      </w:pPr>
      <w:r w:rsidRPr="00176460">
        <w:rPr>
          <w:rFonts w:asciiTheme="minorHAnsi" w:hAnsiTheme="minorHAnsi" w:cstheme="minorHAnsi"/>
          <w:color w:val="4A442A" w:themeColor="background2" w:themeShade="40"/>
          <w:sz w:val="40"/>
          <w:szCs w:val="40"/>
        </w:rPr>
        <w:t>For</w:t>
      </w:r>
    </w:p>
    <w:p w14:paraId="7B19349C" w14:textId="77777777" w:rsidR="00834023" w:rsidRPr="00176460" w:rsidRDefault="00834023" w:rsidP="00E6752A">
      <w:pPr>
        <w:pStyle w:val="Title"/>
        <w:ind w:left="0"/>
        <w:rPr>
          <w:rFonts w:asciiTheme="minorHAnsi" w:hAnsiTheme="minorHAnsi" w:cstheme="minorHAnsi"/>
          <w:color w:val="4A442A" w:themeColor="background2" w:themeShade="40"/>
          <w:sz w:val="40"/>
          <w:szCs w:val="40"/>
        </w:rPr>
      </w:pPr>
      <w:r w:rsidRPr="00176460">
        <w:rPr>
          <w:rFonts w:asciiTheme="minorHAnsi" w:hAnsiTheme="minorHAnsi" w:cstheme="minorHAnsi"/>
          <w:color w:val="4A442A" w:themeColor="background2" w:themeShade="40"/>
          <w:sz w:val="40"/>
          <w:szCs w:val="40"/>
        </w:rPr>
        <w:t>Electronic Bill Presentment &amp; Payment (EBPP)</w:t>
      </w:r>
    </w:p>
    <w:p w14:paraId="11042D33" w14:textId="77777777" w:rsidR="00834023" w:rsidRPr="00176460" w:rsidRDefault="00834023" w:rsidP="00E6752A">
      <w:pPr>
        <w:spacing w:line="240" w:lineRule="auto"/>
        <w:jc w:val="center"/>
        <w:rPr>
          <w:rStyle w:val="TitleChar"/>
          <w:rFonts w:asciiTheme="minorHAnsi" w:eastAsiaTheme="minorHAnsi" w:hAnsiTheme="minorHAnsi" w:cstheme="minorHAnsi"/>
          <w:color w:val="4A442A" w:themeColor="background2" w:themeShade="40"/>
          <w:sz w:val="32"/>
          <w:szCs w:val="32"/>
        </w:rPr>
      </w:pPr>
    </w:p>
    <w:p w14:paraId="502BE4BC" w14:textId="2F5DA4C2" w:rsidR="00061113" w:rsidRDefault="00E531A3" w:rsidP="00061113">
      <w:pPr>
        <w:spacing w:line="240" w:lineRule="auto"/>
        <w:jc w:val="center"/>
        <w:rPr>
          <w:rStyle w:val="TitleChar"/>
          <w:rFonts w:asciiTheme="minorHAnsi" w:eastAsiaTheme="minorHAnsi" w:hAnsiTheme="minorHAnsi" w:cstheme="minorHAnsi"/>
          <w:color w:val="4A442A" w:themeColor="background2" w:themeShade="40"/>
          <w:sz w:val="32"/>
          <w:szCs w:val="32"/>
        </w:rPr>
      </w:pPr>
      <w:proofErr w:type="spellStart"/>
      <w:r>
        <w:rPr>
          <w:rStyle w:val="TitleChar"/>
          <w:rFonts w:asciiTheme="minorHAnsi" w:eastAsiaTheme="minorHAnsi" w:hAnsiTheme="minorHAnsi" w:cstheme="minorHAnsi"/>
          <w:color w:val="4A442A" w:themeColor="background2" w:themeShade="40"/>
          <w:sz w:val="32"/>
          <w:szCs w:val="32"/>
        </w:rPr>
        <w:t>Souhoola</w:t>
      </w:r>
      <w:proofErr w:type="spellEnd"/>
    </w:p>
    <w:p w14:paraId="08EFFD6C" w14:textId="77777777" w:rsidR="00572954" w:rsidRDefault="00572954" w:rsidP="00061113">
      <w:pPr>
        <w:spacing w:line="240" w:lineRule="auto"/>
        <w:jc w:val="center"/>
        <w:rPr>
          <w:rStyle w:val="TitleChar"/>
          <w:rFonts w:asciiTheme="minorHAnsi" w:eastAsiaTheme="minorHAnsi" w:hAnsiTheme="minorHAnsi" w:cstheme="minorHAnsi"/>
          <w:color w:val="4A442A" w:themeColor="background2" w:themeShade="40"/>
          <w:sz w:val="32"/>
          <w:szCs w:val="32"/>
        </w:rPr>
      </w:pPr>
    </w:p>
    <w:p w14:paraId="5477FDDD" w14:textId="611DB349" w:rsidR="00061113" w:rsidRDefault="00E531A3" w:rsidP="00B63BA2">
      <w:pPr>
        <w:spacing w:line="240" w:lineRule="auto"/>
        <w:jc w:val="center"/>
        <w:rPr>
          <w:rStyle w:val="TitleChar"/>
          <w:rFonts w:asciiTheme="minorHAnsi" w:eastAsiaTheme="minorHAnsi" w:hAnsiTheme="minorHAnsi" w:cstheme="minorHAnsi"/>
          <w:color w:val="4A442A" w:themeColor="background2" w:themeShade="40"/>
          <w:sz w:val="32"/>
          <w:szCs w:val="32"/>
        </w:rPr>
      </w:pPr>
      <w:r>
        <w:rPr>
          <w:rStyle w:val="TitleChar"/>
          <w:rFonts w:asciiTheme="minorHAnsi" w:eastAsiaTheme="minorHAnsi" w:hAnsiTheme="minorHAnsi" w:cstheme="minorHAnsi"/>
          <w:color w:val="4A442A" w:themeColor="background2" w:themeShade="40"/>
          <w:sz w:val="32"/>
          <w:szCs w:val="32"/>
        </w:rPr>
        <w:t>Check Booked</w:t>
      </w:r>
    </w:p>
    <w:p w14:paraId="79E20C0A" w14:textId="09D7E8A4" w:rsidR="00AE54A2" w:rsidRDefault="00AE54A2" w:rsidP="00A93FFB">
      <w:pPr>
        <w:spacing w:line="240" w:lineRule="auto"/>
        <w:jc w:val="center"/>
        <w:rPr>
          <w:rStyle w:val="TitleChar"/>
          <w:rFonts w:asciiTheme="minorHAnsi" w:eastAsiaTheme="minorHAnsi" w:hAnsiTheme="minorHAnsi" w:cstheme="minorHAnsi"/>
          <w:color w:val="4A442A" w:themeColor="background2" w:themeShade="40"/>
          <w:sz w:val="32"/>
          <w:szCs w:val="32"/>
        </w:rPr>
      </w:pPr>
      <w:r>
        <w:rPr>
          <w:rStyle w:val="TitleChar"/>
          <w:rFonts w:asciiTheme="minorHAnsi" w:eastAsiaTheme="minorHAnsi" w:hAnsiTheme="minorHAnsi" w:cstheme="minorHAnsi"/>
          <w:color w:val="4A442A" w:themeColor="background2" w:themeShade="40"/>
          <w:sz w:val="32"/>
          <w:szCs w:val="32"/>
        </w:rPr>
        <w:t xml:space="preserve">For Purchase </w:t>
      </w:r>
      <w:r w:rsidR="00A93FFB">
        <w:rPr>
          <w:rStyle w:val="TitleChar"/>
          <w:rFonts w:asciiTheme="minorHAnsi" w:eastAsiaTheme="minorHAnsi" w:hAnsiTheme="minorHAnsi" w:cstheme="minorHAnsi"/>
          <w:color w:val="4A442A" w:themeColor="background2" w:themeShade="40"/>
          <w:sz w:val="32"/>
          <w:szCs w:val="32"/>
        </w:rPr>
        <w:t>Approval Correlation</w:t>
      </w:r>
    </w:p>
    <w:p w14:paraId="7CAE8459" w14:textId="77777777" w:rsidR="00B55354" w:rsidRDefault="00B55354" w:rsidP="00AE54A2">
      <w:pPr>
        <w:spacing w:line="240" w:lineRule="auto"/>
        <w:jc w:val="center"/>
        <w:rPr>
          <w:rStyle w:val="TitleChar"/>
          <w:rFonts w:asciiTheme="minorHAnsi" w:eastAsiaTheme="minorHAnsi" w:hAnsiTheme="minorHAnsi" w:cstheme="minorHAnsi"/>
          <w:color w:val="4A442A" w:themeColor="background2" w:themeShade="40"/>
          <w:sz w:val="32"/>
          <w:szCs w:val="32"/>
        </w:rPr>
      </w:pPr>
    </w:p>
    <w:p w14:paraId="6846BFFD" w14:textId="78485179" w:rsidR="00881E60" w:rsidRPr="00176460" w:rsidRDefault="002B1500" w:rsidP="000704CD">
      <w:pPr>
        <w:spacing w:line="240" w:lineRule="auto"/>
        <w:jc w:val="center"/>
        <w:rPr>
          <w:rStyle w:val="TitleChar"/>
          <w:rFonts w:asciiTheme="minorHAnsi" w:eastAsiaTheme="minorHAnsi" w:hAnsiTheme="minorHAnsi" w:cstheme="minorHAnsi"/>
          <w:color w:val="4A442A" w:themeColor="background2" w:themeShade="40"/>
          <w:sz w:val="32"/>
          <w:szCs w:val="32"/>
        </w:rPr>
      </w:pPr>
      <w:r>
        <w:rPr>
          <w:rStyle w:val="TitleChar"/>
          <w:rFonts w:asciiTheme="minorHAnsi" w:eastAsiaTheme="minorHAnsi" w:hAnsiTheme="minorHAnsi" w:cstheme="minorHAnsi"/>
          <w:color w:val="4A442A" w:themeColor="background2" w:themeShade="40"/>
          <w:sz w:val="32"/>
          <w:szCs w:val="32"/>
        </w:rPr>
        <w:t>GW</w:t>
      </w:r>
      <w:r w:rsidR="00881C7F" w:rsidRPr="00176460">
        <w:rPr>
          <w:rStyle w:val="TitleChar"/>
          <w:rFonts w:asciiTheme="minorHAnsi" w:eastAsiaTheme="minorHAnsi" w:hAnsiTheme="minorHAnsi" w:cstheme="minorHAnsi"/>
          <w:color w:val="4A442A" w:themeColor="background2" w:themeShade="40"/>
          <w:sz w:val="32"/>
          <w:szCs w:val="32"/>
        </w:rPr>
        <w:t xml:space="preserve"> </w:t>
      </w:r>
      <w:r w:rsidR="00881E60" w:rsidRPr="00176460">
        <w:rPr>
          <w:rStyle w:val="TitleChar"/>
          <w:rFonts w:asciiTheme="minorHAnsi" w:eastAsiaTheme="minorHAnsi" w:hAnsiTheme="minorHAnsi" w:cstheme="minorHAnsi"/>
          <w:color w:val="4A442A" w:themeColor="background2" w:themeShade="40"/>
          <w:sz w:val="32"/>
          <w:szCs w:val="32"/>
        </w:rPr>
        <w:t xml:space="preserve">Adapter Specification </w:t>
      </w:r>
    </w:p>
    <w:p w14:paraId="7D402B2B" w14:textId="77777777" w:rsidR="00834023" w:rsidRPr="00176460" w:rsidRDefault="00834023" w:rsidP="00E6752A">
      <w:pPr>
        <w:spacing w:line="240" w:lineRule="auto"/>
        <w:jc w:val="center"/>
        <w:rPr>
          <w:rStyle w:val="TitleChar"/>
          <w:rFonts w:asciiTheme="minorHAnsi" w:eastAsiaTheme="minorHAnsi" w:hAnsiTheme="minorHAnsi" w:cstheme="minorHAnsi"/>
          <w:sz w:val="32"/>
          <w:szCs w:val="32"/>
        </w:rPr>
      </w:pPr>
    </w:p>
    <w:p w14:paraId="21C4FDCB" w14:textId="77777777" w:rsidR="00834023" w:rsidRPr="00176460" w:rsidRDefault="00834023" w:rsidP="00E6752A">
      <w:pPr>
        <w:spacing w:line="240" w:lineRule="auto"/>
        <w:jc w:val="center"/>
        <w:rPr>
          <w:rFonts w:cstheme="minorHAnsi"/>
          <w:bCs/>
          <w:sz w:val="20"/>
          <w:szCs w:val="20"/>
        </w:rPr>
      </w:pPr>
    </w:p>
    <w:p w14:paraId="1D492140" w14:textId="77777777" w:rsidR="00834023" w:rsidRPr="00176460" w:rsidRDefault="00834023" w:rsidP="00E6752A">
      <w:pPr>
        <w:spacing w:line="240" w:lineRule="auto"/>
        <w:ind w:left="3060"/>
        <w:rPr>
          <w:rFonts w:cstheme="minorHAnsi"/>
          <w:bCs/>
          <w:sz w:val="20"/>
          <w:szCs w:val="20"/>
        </w:rPr>
      </w:pPr>
    </w:p>
    <w:p w14:paraId="198D5930" w14:textId="77777777" w:rsidR="00834023" w:rsidRPr="00176460" w:rsidRDefault="00834023" w:rsidP="00E6752A">
      <w:pPr>
        <w:spacing w:line="240" w:lineRule="auto"/>
        <w:jc w:val="center"/>
        <w:rPr>
          <w:rFonts w:cstheme="minorHAnsi"/>
          <w:bCs/>
          <w:sz w:val="20"/>
          <w:szCs w:val="20"/>
        </w:rPr>
      </w:pPr>
    </w:p>
    <w:p w14:paraId="5EA33E1C" w14:textId="77777777" w:rsidR="00834023" w:rsidRPr="006A0A48" w:rsidRDefault="00834023" w:rsidP="00E6752A">
      <w:pPr>
        <w:spacing w:line="240" w:lineRule="auto"/>
        <w:ind w:left="3060"/>
        <w:rPr>
          <w:rFonts w:cstheme="minorHAnsi"/>
          <w:bCs/>
          <w:sz w:val="20"/>
          <w:szCs w:val="20"/>
        </w:rPr>
      </w:pPr>
    </w:p>
    <w:p w14:paraId="37929070" w14:textId="26E24675" w:rsidR="00834023" w:rsidRPr="006A0A48" w:rsidRDefault="00CB7D53" w:rsidP="000808F9">
      <w:pPr>
        <w:spacing w:line="240" w:lineRule="auto"/>
        <w:jc w:val="center"/>
        <w:rPr>
          <w:rFonts w:cstheme="minorHAnsi"/>
          <w:bCs/>
          <w:sz w:val="28"/>
          <w:szCs w:val="28"/>
        </w:rPr>
      </w:pPr>
      <w:r w:rsidRPr="006A0A48">
        <w:rPr>
          <w:rFonts w:cstheme="minorHAnsi"/>
          <w:bCs/>
          <w:sz w:val="28"/>
          <w:szCs w:val="28"/>
        </w:rPr>
        <w:fldChar w:fldCharType="begin"/>
      </w:r>
      <w:r w:rsidRPr="006A0A48">
        <w:rPr>
          <w:rFonts w:cstheme="minorHAnsi"/>
          <w:bCs/>
          <w:sz w:val="28"/>
          <w:szCs w:val="28"/>
        </w:rPr>
        <w:instrText xml:space="preserve"> DATE \@ "dddd, MMMM d, yyyy" </w:instrText>
      </w:r>
      <w:r w:rsidRPr="006A0A48">
        <w:rPr>
          <w:rFonts w:cstheme="minorHAnsi"/>
          <w:bCs/>
          <w:sz w:val="28"/>
          <w:szCs w:val="28"/>
        </w:rPr>
        <w:fldChar w:fldCharType="separate"/>
      </w:r>
      <w:r w:rsidR="003B7D8C">
        <w:rPr>
          <w:rFonts w:cstheme="minorHAnsi"/>
          <w:bCs/>
          <w:noProof/>
          <w:sz w:val="28"/>
          <w:szCs w:val="28"/>
        </w:rPr>
        <w:t>Wednesday, July 5, 2023</w:t>
      </w:r>
      <w:r w:rsidRPr="006A0A48">
        <w:rPr>
          <w:rFonts w:cstheme="minorHAnsi"/>
          <w:bCs/>
          <w:sz w:val="28"/>
          <w:szCs w:val="28"/>
        </w:rPr>
        <w:fldChar w:fldCharType="end"/>
      </w:r>
    </w:p>
    <w:p w14:paraId="2552D967" w14:textId="692F6EFE" w:rsidR="00834023" w:rsidRPr="0011229B" w:rsidRDefault="00834023">
      <w:pPr>
        <w:spacing w:line="240" w:lineRule="auto"/>
        <w:jc w:val="center"/>
        <w:rPr>
          <w:rFonts w:cstheme="minorHAnsi"/>
          <w:bCs/>
          <w:sz w:val="32"/>
          <w:szCs w:val="32"/>
        </w:rPr>
      </w:pPr>
      <w:r w:rsidRPr="00176460">
        <w:rPr>
          <w:rFonts w:cstheme="minorHAnsi"/>
          <w:bCs/>
          <w:sz w:val="32"/>
          <w:szCs w:val="32"/>
        </w:rPr>
        <w:t>Version: 1</w:t>
      </w:r>
      <w:r w:rsidR="00110ADF">
        <w:rPr>
          <w:rFonts w:cstheme="minorHAnsi"/>
          <w:bCs/>
          <w:sz w:val="32"/>
          <w:szCs w:val="32"/>
        </w:rPr>
        <w:t>.</w:t>
      </w:r>
      <w:r w:rsidR="00E531A3">
        <w:rPr>
          <w:rFonts w:cstheme="minorHAnsi"/>
          <w:bCs/>
          <w:sz w:val="32"/>
          <w:szCs w:val="32"/>
        </w:rPr>
        <w:t>0</w:t>
      </w:r>
      <w:r w:rsidRPr="00176460">
        <w:rPr>
          <w:rFonts w:cstheme="minorHAnsi"/>
          <w:sz w:val="36"/>
        </w:rPr>
        <w:br w:type="page"/>
      </w:r>
    </w:p>
    <w:p w14:paraId="766B0D65" w14:textId="305E6553" w:rsidR="00834023" w:rsidRPr="00176460" w:rsidRDefault="00834023" w:rsidP="00E6752A">
      <w:pPr>
        <w:spacing w:line="240" w:lineRule="auto"/>
        <w:rPr>
          <w:rFonts w:cstheme="minorHAnsi"/>
        </w:rPr>
      </w:pPr>
      <w:bookmarkStart w:id="0" w:name="_Toc217387273"/>
      <w:r w:rsidRPr="00176460">
        <w:rPr>
          <w:rFonts w:cstheme="minorHAnsi"/>
        </w:rPr>
        <w:lastRenderedPageBreak/>
        <w:t xml:space="preserve">© </w:t>
      </w:r>
      <w:r w:rsidRPr="00176460">
        <w:rPr>
          <w:rFonts w:cstheme="minorHAnsi"/>
          <w:color w:val="000000"/>
        </w:rPr>
        <w:t>2008</w:t>
      </w:r>
      <w:r w:rsidRPr="00176460">
        <w:rPr>
          <w:rFonts w:cstheme="minorHAnsi"/>
        </w:rPr>
        <w:t xml:space="preserve"> </w:t>
      </w:r>
      <w:r w:rsidR="00A13C73" w:rsidRPr="00176460">
        <w:rPr>
          <w:rFonts w:cstheme="minorHAnsi"/>
        </w:rPr>
        <w:t>Fawry</w:t>
      </w:r>
      <w:r w:rsidRPr="00176460">
        <w:rPr>
          <w:rFonts w:cstheme="minorHAnsi"/>
        </w:rPr>
        <w:t>. All rights reserved.</w:t>
      </w:r>
    </w:p>
    <w:p w14:paraId="03EDD8C0" w14:textId="77777777" w:rsidR="00834023" w:rsidRPr="00176460" w:rsidRDefault="00834023" w:rsidP="00E6752A">
      <w:pPr>
        <w:spacing w:line="240" w:lineRule="auto"/>
        <w:rPr>
          <w:rFonts w:cstheme="minorHAnsi"/>
        </w:rPr>
      </w:pPr>
    </w:p>
    <w:p w14:paraId="56A0F75E" w14:textId="77777777" w:rsidR="00834023" w:rsidRPr="00176460" w:rsidRDefault="00834023" w:rsidP="00E6752A">
      <w:pPr>
        <w:spacing w:line="240" w:lineRule="auto"/>
        <w:rPr>
          <w:rFonts w:cstheme="minorHAnsi"/>
        </w:rPr>
      </w:pPr>
      <w:r w:rsidRPr="00176460">
        <w:rPr>
          <w:rFonts w:cstheme="minorHAnsi"/>
        </w:rPr>
        <w:t>Complying with all applicable copyright laws is the responsibility of the user.</w:t>
      </w:r>
    </w:p>
    <w:p w14:paraId="783EC522" w14:textId="780B90E6" w:rsidR="00834023" w:rsidRPr="00176460" w:rsidRDefault="00834023" w:rsidP="00E6752A">
      <w:pPr>
        <w:spacing w:line="240" w:lineRule="auto"/>
        <w:rPr>
          <w:rFonts w:cstheme="minorHAnsi"/>
        </w:rPr>
      </w:pPr>
      <w:r w:rsidRPr="00176460">
        <w:rPr>
          <w:rFonts w:cstheme="minorHAnsi"/>
        </w:rPr>
        <w:t xml:space="preserve">This document and all of its content are the property of </w:t>
      </w:r>
      <w:r w:rsidR="00A13C73" w:rsidRPr="00176460">
        <w:rPr>
          <w:rFonts w:cstheme="minorHAnsi"/>
        </w:rPr>
        <w:t>Fawry</w:t>
      </w:r>
      <w:r w:rsidRPr="00176460">
        <w:rPr>
          <w:rFonts w:cstheme="minorHAnsi"/>
        </w:rPr>
        <w:t xml:space="preserve"> and may not be stored in, introduced into a retrieval system, transmitted, published, redistributed or reproduced either entirely or partially in any shape or form including but not limited to electronic, mechanical, photocopying, recording means or otherwise for any purpose without the express written permission of </w:t>
      </w:r>
      <w:r w:rsidR="00A13C73" w:rsidRPr="00176460">
        <w:rPr>
          <w:rFonts w:cstheme="minorHAnsi"/>
        </w:rPr>
        <w:t>Fawry</w:t>
      </w:r>
      <w:r w:rsidRPr="00176460">
        <w:rPr>
          <w:rFonts w:cstheme="minorHAnsi"/>
        </w:rPr>
        <w:t>”</w:t>
      </w:r>
    </w:p>
    <w:p w14:paraId="1B1DB073" w14:textId="77777777" w:rsidR="00834023" w:rsidRPr="00176460" w:rsidRDefault="00834023" w:rsidP="00E6752A">
      <w:pPr>
        <w:pStyle w:val="Heading1"/>
        <w:spacing w:line="240" w:lineRule="auto"/>
        <w:rPr>
          <w:rFonts w:asciiTheme="minorHAnsi" w:hAnsiTheme="minorHAnsi" w:cstheme="minorHAnsi"/>
        </w:rPr>
      </w:pPr>
      <w:bookmarkStart w:id="1" w:name="_Toc226349729"/>
      <w:bookmarkStart w:id="2" w:name="_Toc132070502"/>
      <w:r w:rsidRPr="00176460">
        <w:rPr>
          <w:rFonts w:asciiTheme="minorHAnsi" w:hAnsiTheme="minorHAnsi" w:cstheme="minorHAnsi"/>
        </w:rPr>
        <w:t>Document Synopsis</w:t>
      </w:r>
      <w:bookmarkEnd w:id="0"/>
      <w:bookmarkEnd w:id="1"/>
      <w:bookmarkEnd w:id="2"/>
    </w:p>
    <w:p w14:paraId="5D06F26F" w14:textId="386EE252" w:rsidR="00834023" w:rsidRPr="00176460" w:rsidRDefault="00834023" w:rsidP="004A167B">
      <w:pPr>
        <w:spacing w:line="240" w:lineRule="auto"/>
        <w:rPr>
          <w:rFonts w:cstheme="minorHAnsi"/>
        </w:rPr>
      </w:pPr>
      <w:r w:rsidRPr="00176460">
        <w:rPr>
          <w:rFonts w:cstheme="minorHAnsi"/>
        </w:rPr>
        <w:tab/>
        <w:t xml:space="preserve">This document describes </w:t>
      </w:r>
      <w:proofErr w:type="spellStart"/>
      <w:r w:rsidR="00E531A3">
        <w:rPr>
          <w:rFonts w:cstheme="minorHAnsi"/>
        </w:rPr>
        <w:t>Souhoola</w:t>
      </w:r>
      <w:proofErr w:type="spellEnd"/>
      <w:r w:rsidR="0067533E">
        <w:rPr>
          <w:rFonts w:cstheme="minorHAnsi"/>
        </w:rPr>
        <w:t xml:space="preserve"> </w:t>
      </w:r>
      <w:r w:rsidR="004A167B">
        <w:rPr>
          <w:rFonts w:cstheme="minorHAnsi"/>
        </w:rPr>
        <w:t>Retrieve Newest Order</w:t>
      </w:r>
      <w:r w:rsidR="00582D81" w:rsidRPr="00176460">
        <w:rPr>
          <w:rFonts w:cstheme="minorHAnsi"/>
        </w:rPr>
        <w:t xml:space="preserve"> </w:t>
      </w:r>
      <w:r w:rsidRPr="00176460">
        <w:rPr>
          <w:rFonts w:cstheme="minorHAnsi"/>
        </w:rPr>
        <w:t>Adapter Specification.</w:t>
      </w:r>
    </w:p>
    <w:p w14:paraId="6E8F712D" w14:textId="77777777" w:rsidR="00834023" w:rsidRPr="00176460" w:rsidRDefault="00834023" w:rsidP="00E6752A">
      <w:pPr>
        <w:pStyle w:val="Heading1"/>
        <w:spacing w:line="240" w:lineRule="auto"/>
        <w:rPr>
          <w:rFonts w:asciiTheme="minorHAnsi" w:hAnsiTheme="minorHAnsi" w:cstheme="minorHAnsi"/>
        </w:rPr>
      </w:pPr>
      <w:bookmarkStart w:id="3" w:name="_Toc217387274"/>
      <w:bookmarkStart w:id="4" w:name="_Toc226349730"/>
      <w:bookmarkStart w:id="5" w:name="_Toc132070503"/>
      <w:r w:rsidRPr="00176460">
        <w:rPr>
          <w:rFonts w:asciiTheme="minorHAnsi" w:hAnsiTheme="minorHAnsi" w:cstheme="minorHAnsi"/>
        </w:rPr>
        <w:t>Document Information</w:t>
      </w:r>
      <w:bookmarkEnd w:id="3"/>
      <w:bookmarkEnd w:id="4"/>
      <w:bookmarkEnd w:id="5"/>
    </w:p>
    <w:tbl>
      <w:tblPr>
        <w:tblStyle w:val="GridTable1Light-Accent1"/>
        <w:tblW w:w="4921" w:type="pct"/>
        <w:tblLook w:val="0000" w:firstRow="0" w:lastRow="0" w:firstColumn="0" w:lastColumn="0" w:noHBand="0" w:noVBand="0"/>
      </w:tblPr>
      <w:tblGrid>
        <w:gridCol w:w="3270"/>
        <w:gridCol w:w="3161"/>
        <w:gridCol w:w="2592"/>
        <w:gridCol w:w="3722"/>
      </w:tblGrid>
      <w:tr w:rsidR="00834023" w:rsidRPr="00176460" w14:paraId="37B51D56" w14:textId="77777777" w:rsidTr="00C06E05">
        <w:trPr>
          <w:trHeight w:val="278"/>
        </w:trPr>
        <w:tc>
          <w:tcPr>
            <w:tcW w:w="1283" w:type="pct"/>
            <w:shd w:val="clear" w:color="auto" w:fill="DAEEF3" w:themeFill="accent5" w:themeFillTint="33"/>
          </w:tcPr>
          <w:p w14:paraId="0FF5B7EC" w14:textId="77777777" w:rsidR="00834023" w:rsidRPr="00176460" w:rsidRDefault="00834023" w:rsidP="00E6752A">
            <w:pPr>
              <w:jc w:val="both"/>
              <w:rPr>
                <w:rFonts w:cstheme="minorHAnsi"/>
              </w:rPr>
            </w:pPr>
            <w:r w:rsidRPr="00176460">
              <w:rPr>
                <w:rFonts w:cstheme="minorHAnsi"/>
              </w:rPr>
              <w:t>Author</w:t>
            </w:r>
          </w:p>
        </w:tc>
        <w:tc>
          <w:tcPr>
            <w:tcW w:w="1240" w:type="pct"/>
          </w:tcPr>
          <w:p w14:paraId="609D93DA" w14:textId="10ED27FA" w:rsidR="00834023" w:rsidRPr="00176460" w:rsidRDefault="00E531A3" w:rsidP="00E6752A">
            <w:pPr>
              <w:jc w:val="both"/>
              <w:rPr>
                <w:rFonts w:cstheme="minorHAnsi"/>
              </w:rPr>
            </w:pPr>
            <w:r>
              <w:rPr>
                <w:rFonts w:cstheme="minorHAnsi"/>
              </w:rPr>
              <w:t>A</w:t>
            </w:r>
            <w:r>
              <w:t>bdelrahman Magdy</w:t>
            </w:r>
          </w:p>
        </w:tc>
        <w:tc>
          <w:tcPr>
            <w:tcW w:w="1017" w:type="pct"/>
            <w:shd w:val="clear" w:color="auto" w:fill="DAEEF3" w:themeFill="accent5" w:themeFillTint="33"/>
          </w:tcPr>
          <w:p w14:paraId="183DF81A" w14:textId="77777777" w:rsidR="00834023" w:rsidRPr="00176460" w:rsidRDefault="00834023" w:rsidP="00E6752A">
            <w:pPr>
              <w:jc w:val="both"/>
              <w:rPr>
                <w:rFonts w:cstheme="minorHAnsi"/>
              </w:rPr>
            </w:pPr>
            <w:r w:rsidRPr="00176460">
              <w:rPr>
                <w:rFonts w:cstheme="minorHAnsi"/>
              </w:rPr>
              <w:t>Version Issue</w:t>
            </w:r>
          </w:p>
        </w:tc>
        <w:tc>
          <w:tcPr>
            <w:tcW w:w="1460" w:type="pct"/>
          </w:tcPr>
          <w:p w14:paraId="1C63B21F" w14:textId="77777777" w:rsidR="00834023" w:rsidRPr="00176460" w:rsidRDefault="00E7543F" w:rsidP="00E6752A">
            <w:pPr>
              <w:jc w:val="both"/>
              <w:rPr>
                <w:rFonts w:cstheme="minorHAnsi"/>
              </w:rPr>
            </w:pPr>
            <w:r w:rsidRPr="00176460">
              <w:rPr>
                <w:rFonts w:cstheme="minorHAnsi"/>
              </w:rPr>
              <w:t>1.0</w:t>
            </w:r>
          </w:p>
        </w:tc>
      </w:tr>
      <w:tr w:rsidR="00834023" w:rsidRPr="00176460" w14:paraId="1D3711C4" w14:textId="77777777" w:rsidTr="00C06E05">
        <w:tc>
          <w:tcPr>
            <w:tcW w:w="1283" w:type="pct"/>
            <w:shd w:val="clear" w:color="auto" w:fill="DAEEF3" w:themeFill="accent5" w:themeFillTint="33"/>
          </w:tcPr>
          <w:p w14:paraId="3A33506C" w14:textId="77777777" w:rsidR="00834023" w:rsidRPr="00176460" w:rsidRDefault="00834023" w:rsidP="00E6752A">
            <w:pPr>
              <w:jc w:val="both"/>
              <w:rPr>
                <w:rFonts w:cstheme="minorHAnsi"/>
              </w:rPr>
            </w:pPr>
            <w:r w:rsidRPr="00176460">
              <w:rPr>
                <w:rFonts w:cstheme="minorHAnsi"/>
              </w:rPr>
              <w:t>Document Date</w:t>
            </w:r>
          </w:p>
        </w:tc>
        <w:tc>
          <w:tcPr>
            <w:tcW w:w="1240" w:type="pct"/>
          </w:tcPr>
          <w:p w14:paraId="5DA11374" w14:textId="4F7D139D" w:rsidR="00834023" w:rsidRPr="00176460" w:rsidRDefault="00F77BAB" w:rsidP="00D331B3">
            <w:pPr>
              <w:jc w:val="both"/>
              <w:rPr>
                <w:rFonts w:cstheme="minorHAnsi"/>
              </w:rPr>
            </w:pPr>
            <w:r>
              <w:rPr>
                <w:rFonts w:cstheme="minorHAnsi"/>
              </w:rPr>
              <w:fldChar w:fldCharType="begin"/>
            </w:r>
            <w:r>
              <w:rPr>
                <w:rFonts w:cstheme="minorHAnsi"/>
              </w:rPr>
              <w:instrText xml:space="preserve"> DATE \@ "M/d/yyyy" </w:instrText>
            </w:r>
            <w:r>
              <w:rPr>
                <w:rFonts w:cstheme="minorHAnsi"/>
              </w:rPr>
              <w:fldChar w:fldCharType="separate"/>
            </w:r>
            <w:r w:rsidR="003B7D8C">
              <w:rPr>
                <w:rFonts w:cstheme="minorHAnsi"/>
                <w:noProof/>
              </w:rPr>
              <w:t>7/5/2023</w:t>
            </w:r>
            <w:r>
              <w:rPr>
                <w:rFonts w:cstheme="minorHAnsi"/>
              </w:rPr>
              <w:fldChar w:fldCharType="end"/>
            </w:r>
          </w:p>
        </w:tc>
        <w:tc>
          <w:tcPr>
            <w:tcW w:w="1017" w:type="pct"/>
            <w:shd w:val="clear" w:color="auto" w:fill="DAEEF3" w:themeFill="accent5" w:themeFillTint="33"/>
          </w:tcPr>
          <w:p w14:paraId="07742947" w14:textId="77777777" w:rsidR="00834023" w:rsidRPr="00176460" w:rsidRDefault="00834023" w:rsidP="00E6752A">
            <w:pPr>
              <w:jc w:val="both"/>
              <w:rPr>
                <w:rFonts w:cstheme="minorHAnsi"/>
              </w:rPr>
            </w:pPr>
            <w:r w:rsidRPr="00176460">
              <w:rPr>
                <w:rFonts w:cstheme="minorHAnsi"/>
              </w:rPr>
              <w:t>Status</w:t>
            </w:r>
          </w:p>
        </w:tc>
        <w:tc>
          <w:tcPr>
            <w:tcW w:w="1460" w:type="pct"/>
          </w:tcPr>
          <w:p w14:paraId="0E603DFF" w14:textId="77777777" w:rsidR="00834023" w:rsidRPr="00176460" w:rsidRDefault="00834023" w:rsidP="00E6752A">
            <w:pPr>
              <w:jc w:val="both"/>
              <w:rPr>
                <w:rFonts w:cstheme="minorHAnsi"/>
              </w:rPr>
            </w:pPr>
            <w:r w:rsidRPr="00176460">
              <w:rPr>
                <w:rFonts w:cstheme="minorHAnsi"/>
              </w:rPr>
              <w:t>Release</w:t>
            </w:r>
          </w:p>
        </w:tc>
      </w:tr>
      <w:tr w:rsidR="00834023" w:rsidRPr="00176460" w14:paraId="1EE7558B" w14:textId="77777777" w:rsidTr="00C06E05">
        <w:tc>
          <w:tcPr>
            <w:tcW w:w="1283" w:type="pct"/>
            <w:shd w:val="clear" w:color="auto" w:fill="DAEEF3" w:themeFill="accent5" w:themeFillTint="33"/>
          </w:tcPr>
          <w:p w14:paraId="64B15388" w14:textId="77777777" w:rsidR="00834023" w:rsidRPr="00176460" w:rsidRDefault="00834023" w:rsidP="00E6752A">
            <w:pPr>
              <w:rPr>
                <w:rFonts w:cstheme="minorHAnsi"/>
              </w:rPr>
            </w:pPr>
            <w:r w:rsidRPr="00176460">
              <w:rPr>
                <w:rFonts w:cstheme="minorHAnsi"/>
              </w:rPr>
              <w:t>Authorized for Release</w:t>
            </w:r>
          </w:p>
        </w:tc>
        <w:tc>
          <w:tcPr>
            <w:tcW w:w="1240" w:type="pct"/>
          </w:tcPr>
          <w:p w14:paraId="01DE859E" w14:textId="77777777" w:rsidR="00834023" w:rsidRPr="00176460" w:rsidRDefault="00834023" w:rsidP="00E6752A">
            <w:pPr>
              <w:jc w:val="both"/>
              <w:rPr>
                <w:rFonts w:cstheme="minorHAnsi"/>
              </w:rPr>
            </w:pPr>
          </w:p>
        </w:tc>
        <w:tc>
          <w:tcPr>
            <w:tcW w:w="1017" w:type="pct"/>
            <w:shd w:val="clear" w:color="auto" w:fill="DAEEF3" w:themeFill="accent5" w:themeFillTint="33"/>
          </w:tcPr>
          <w:p w14:paraId="50B89F84" w14:textId="77777777" w:rsidR="00834023" w:rsidRPr="00176460" w:rsidRDefault="00834023" w:rsidP="00E6752A">
            <w:pPr>
              <w:jc w:val="both"/>
              <w:rPr>
                <w:rFonts w:cstheme="minorHAnsi"/>
              </w:rPr>
            </w:pPr>
            <w:r w:rsidRPr="00176460">
              <w:rPr>
                <w:rFonts w:cstheme="minorHAnsi"/>
              </w:rPr>
              <w:t>Document Owner</w:t>
            </w:r>
          </w:p>
        </w:tc>
        <w:tc>
          <w:tcPr>
            <w:tcW w:w="1460" w:type="pct"/>
          </w:tcPr>
          <w:p w14:paraId="55CC6FBC" w14:textId="77777777" w:rsidR="00834023" w:rsidRPr="00176460" w:rsidRDefault="00834023" w:rsidP="00E6752A">
            <w:pPr>
              <w:jc w:val="both"/>
              <w:rPr>
                <w:rFonts w:cstheme="minorHAnsi"/>
              </w:rPr>
            </w:pPr>
          </w:p>
        </w:tc>
      </w:tr>
      <w:tr w:rsidR="00834023" w:rsidRPr="00176460" w14:paraId="48222540" w14:textId="77777777" w:rsidTr="00C06E05">
        <w:tc>
          <w:tcPr>
            <w:tcW w:w="1283" w:type="pct"/>
            <w:shd w:val="clear" w:color="auto" w:fill="DAEEF3" w:themeFill="accent5" w:themeFillTint="33"/>
          </w:tcPr>
          <w:p w14:paraId="2BC96B99" w14:textId="77777777" w:rsidR="00834023" w:rsidRPr="00176460" w:rsidRDefault="00834023" w:rsidP="00E6752A">
            <w:pPr>
              <w:jc w:val="both"/>
              <w:rPr>
                <w:rFonts w:cstheme="minorHAnsi"/>
              </w:rPr>
            </w:pPr>
            <w:r w:rsidRPr="00176460">
              <w:rPr>
                <w:rFonts w:cstheme="minorHAnsi"/>
              </w:rPr>
              <w:t xml:space="preserve">Review Date </w:t>
            </w:r>
          </w:p>
        </w:tc>
        <w:tc>
          <w:tcPr>
            <w:tcW w:w="1240" w:type="pct"/>
          </w:tcPr>
          <w:p w14:paraId="6931859A" w14:textId="77777777" w:rsidR="00834023" w:rsidRPr="00176460" w:rsidRDefault="00834023" w:rsidP="00E6752A">
            <w:pPr>
              <w:jc w:val="both"/>
              <w:rPr>
                <w:rFonts w:cstheme="minorHAnsi"/>
              </w:rPr>
            </w:pPr>
          </w:p>
        </w:tc>
        <w:tc>
          <w:tcPr>
            <w:tcW w:w="1017" w:type="pct"/>
            <w:shd w:val="clear" w:color="auto" w:fill="DAEEF3" w:themeFill="accent5" w:themeFillTint="33"/>
          </w:tcPr>
          <w:p w14:paraId="2BDF478D" w14:textId="77777777" w:rsidR="00834023" w:rsidRPr="00176460" w:rsidRDefault="00834023" w:rsidP="00E6752A">
            <w:pPr>
              <w:jc w:val="both"/>
              <w:rPr>
                <w:rFonts w:cstheme="minorHAnsi"/>
              </w:rPr>
            </w:pPr>
            <w:r w:rsidRPr="00176460">
              <w:rPr>
                <w:rFonts w:cstheme="minorHAnsi"/>
              </w:rPr>
              <w:t>Audience</w:t>
            </w:r>
          </w:p>
        </w:tc>
        <w:tc>
          <w:tcPr>
            <w:tcW w:w="1460" w:type="pct"/>
          </w:tcPr>
          <w:p w14:paraId="2FC8C790" w14:textId="40B877C2" w:rsidR="00834023" w:rsidRPr="00176460" w:rsidRDefault="00A13C73" w:rsidP="00E6752A">
            <w:pPr>
              <w:jc w:val="both"/>
              <w:rPr>
                <w:rFonts w:cstheme="minorHAnsi"/>
              </w:rPr>
            </w:pPr>
            <w:r w:rsidRPr="00176460">
              <w:rPr>
                <w:rFonts w:cstheme="minorHAnsi"/>
              </w:rPr>
              <w:t>Fawry</w:t>
            </w:r>
            <w:r w:rsidR="00834023" w:rsidRPr="00176460">
              <w:rPr>
                <w:rFonts w:cstheme="minorHAnsi"/>
              </w:rPr>
              <w:t xml:space="preserve"> Technology Team</w:t>
            </w:r>
          </w:p>
          <w:p w14:paraId="449CA2E6" w14:textId="77777777" w:rsidR="00834023" w:rsidRPr="00176460" w:rsidRDefault="00834023" w:rsidP="00E6752A">
            <w:pPr>
              <w:jc w:val="both"/>
              <w:rPr>
                <w:rFonts w:cstheme="minorHAnsi"/>
              </w:rPr>
            </w:pPr>
            <w:r w:rsidRPr="00176460">
              <w:rPr>
                <w:rFonts w:cstheme="minorHAnsi"/>
              </w:rPr>
              <w:t>FIS Team</w:t>
            </w:r>
          </w:p>
        </w:tc>
      </w:tr>
      <w:tr w:rsidR="00834023" w:rsidRPr="00176460" w14:paraId="2FC0DF2F" w14:textId="77777777" w:rsidTr="00C06E05">
        <w:tc>
          <w:tcPr>
            <w:tcW w:w="1283" w:type="pct"/>
            <w:shd w:val="clear" w:color="auto" w:fill="DAEEF3" w:themeFill="accent5" w:themeFillTint="33"/>
          </w:tcPr>
          <w:p w14:paraId="60FBDDF7" w14:textId="77777777" w:rsidR="00834023" w:rsidRPr="00176460" w:rsidRDefault="00834023" w:rsidP="00E6752A">
            <w:pPr>
              <w:jc w:val="both"/>
              <w:rPr>
                <w:rFonts w:cstheme="minorHAnsi"/>
              </w:rPr>
            </w:pPr>
            <w:r w:rsidRPr="00176460">
              <w:rPr>
                <w:rFonts w:cstheme="minorHAnsi"/>
              </w:rPr>
              <w:t>Last Review</w:t>
            </w:r>
          </w:p>
        </w:tc>
        <w:tc>
          <w:tcPr>
            <w:tcW w:w="1240" w:type="pct"/>
          </w:tcPr>
          <w:p w14:paraId="397F4524" w14:textId="77777777" w:rsidR="00834023" w:rsidRPr="00176460" w:rsidRDefault="00834023" w:rsidP="00E6752A">
            <w:pPr>
              <w:jc w:val="both"/>
              <w:rPr>
                <w:rFonts w:cstheme="minorHAnsi"/>
              </w:rPr>
            </w:pPr>
          </w:p>
        </w:tc>
        <w:tc>
          <w:tcPr>
            <w:tcW w:w="1017" w:type="pct"/>
            <w:shd w:val="clear" w:color="auto" w:fill="DAEEF3" w:themeFill="accent5" w:themeFillTint="33"/>
          </w:tcPr>
          <w:p w14:paraId="628C4BF2" w14:textId="77777777" w:rsidR="00834023" w:rsidRPr="00176460" w:rsidRDefault="00834023" w:rsidP="00E6752A">
            <w:pPr>
              <w:jc w:val="both"/>
              <w:rPr>
                <w:rFonts w:cstheme="minorHAnsi"/>
              </w:rPr>
            </w:pPr>
            <w:r w:rsidRPr="00176460">
              <w:rPr>
                <w:rFonts w:cstheme="minorHAnsi"/>
              </w:rPr>
              <w:t>Number of Pages</w:t>
            </w:r>
          </w:p>
        </w:tc>
        <w:tc>
          <w:tcPr>
            <w:tcW w:w="1460" w:type="pct"/>
          </w:tcPr>
          <w:p w14:paraId="3B4A62E6" w14:textId="77777777" w:rsidR="00834023" w:rsidRPr="00176460" w:rsidRDefault="00834023" w:rsidP="00E6752A">
            <w:pPr>
              <w:jc w:val="both"/>
              <w:rPr>
                <w:rFonts w:cstheme="minorHAnsi"/>
              </w:rPr>
            </w:pPr>
          </w:p>
        </w:tc>
      </w:tr>
    </w:tbl>
    <w:p w14:paraId="273FB8DC" w14:textId="77777777" w:rsidR="00194093" w:rsidRPr="00176460" w:rsidRDefault="00194093" w:rsidP="00194093">
      <w:pPr>
        <w:rPr>
          <w:rFonts w:cstheme="minorHAnsi"/>
        </w:rPr>
      </w:pPr>
      <w:bookmarkStart w:id="6" w:name="_Toc217387276"/>
      <w:bookmarkStart w:id="7" w:name="_Toc226349732"/>
    </w:p>
    <w:p w14:paraId="678FD63C" w14:textId="77777777" w:rsidR="00194093" w:rsidRPr="00176460" w:rsidRDefault="00194093">
      <w:pPr>
        <w:rPr>
          <w:rFonts w:eastAsiaTheme="majorEastAsia" w:cstheme="minorHAnsi"/>
          <w:b/>
          <w:bCs/>
          <w:color w:val="365F91" w:themeColor="accent1" w:themeShade="BF"/>
          <w:sz w:val="28"/>
          <w:szCs w:val="28"/>
        </w:rPr>
      </w:pPr>
      <w:r w:rsidRPr="00176460">
        <w:rPr>
          <w:rFonts w:cstheme="minorHAnsi"/>
        </w:rPr>
        <w:br w:type="page"/>
      </w:r>
    </w:p>
    <w:p w14:paraId="153EC872" w14:textId="52A38E1D" w:rsidR="00834023" w:rsidRPr="00176460" w:rsidRDefault="00834023" w:rsidP="00E6752A">
      <w:pPr>
        <w:pStyle w:val="Heading1"/>
        <w:spacing w:line="240" w:lineRule="auto"/>
        <w:rPr>
          <w:rFonts w:asciiTheme="minorHAnsi" w:hAnsiTheme="minorHAnsi" w:cstheme="minorHAnsi"/>
        </w:rPr>
      </w:pPr>
      <w:bookmarkStart w:id="8" w:name="_Toc132070504"/>
      <w:r w:rsidRPr="00176460">
        <w:rPr>
          <w:rFonts w:asciiTheme="minorHAnsi" w:hAnsiTheme="minorHAnsi" w:cstheme="minorHAnsi"/>
        </w:rPr>
        <w:lastRenderedPageBreak/>
        <w:t>Document Approval</w:t>
      </w:r>
      <w:bookmarkEnd w:id="6"/>
      <w:bookmarkEnd w:id="7"/>
      <w:bookmarkEnd w:id="8"/>
    </w:p>
    <w:tbl>
      <w:tblPr>
        <w:tblStyle w:val="GridTable1Light-Accent1"/>
        <w:tblW w:w="4945" w:type="pct"/>
        <w:tblLook w:val="0000" w:firstRow="0" w:lastRow="0" w:firstColumn="0" w:lastColumn="0" w:noHBand="0" w:noVBand="0"/>
      </w:tblPr>
      <w:tblGrid>
        <w:gridCol w:w="2933"/>
        <w:gridCol w:w="3238"/>
        <w:gridCol w:w="3238"/>
        <w:gridCol w:w="3399"/>
      </w:tblGrid>
      <w:tr w:rsidR="00834023" w:rsidRPr="00176460" w14:paraId="7E2EBBEE" w14:textId="77777777" w:rsidTr="00505F0A">
        <w:tc>
          <w:tcPr>
            <w:tcW w:w="1145" w:type="pct"/>
            <w:shd w:val="clear" w:color="auto" w:fill="DAEEF3" w:themeFill="accent5" w:themeFillTint="33"/>
          </w:tcPr>
          <w:p w14:paraId="249C8400" w14:textId="77777777" w:rsidR="00834023" w:rsidRPr="00176460" w:rsidRDefault="00834023" w:rsidP="00E6752A">
            <w:pPr>
              <w:jc w:val="center"/>
              <w:rPr>
                <w:rFonts w:cstheme="minorHAnsi"/>
                <w:color w:val="000000" w:themeColor="text1"/>
              </w:rPr>
            </w:pPr>
            <w:r w:rsidRPr="00176460">
              <w:rPr>
                <w:rFonts w:cstheme="minorHAnsi"/>
                <w:color w:val="000000" w:themeColor="text1"/>
              </w:rPr>
              <w:t>Role</w:t>
            </w:r>
          </w:p>
        </w:tc>
        <w:tc>
          <w:tcPr>
            <w:tcW w:w="1264" w:type="pct"/>
            <w:shd w:val="clear" w:color="auto" w:fill="DAEEF3" w:themeFill="accent5" w:themeFillTint="33"/>
          </w:tcPr>
          <w:p w14:paraId="2380AB86" w14:textId="77777777" w:rsidR="00834023" w:rsidRPr="00176460" w:rsidRDefault="00834023" w:rsidP="00E6752A">
            <w:pPr>
              <w:jc w:val="center"/>
              <w:rPr>
                <w:rFonts w:cstheme="minorHAnsi"/>
                <w:color w:val="000000" w:themeColor="text1"/>
              </w:rPr>
            </w:pPr>
            <w:r w:rsidRPr="00176460">
              <w:rPr>
                <w:rFonts w:cstheme="minorHAnsi"/>
                <w:color w:val="000000" w:themeColor="text1"/>
              </w:rPr>
              <w:t>Name</w:t>
            </w:r>
          </w:p>
        </w:tc>
        <w:tc>
          <w:tcPr>
            <w:tcW w:w="1264" w:type="pct"/>
            <w:shd w:val="clear" w:color="auto" w:fill="DAEEF3" w:themeFill="accent5" w:themeFillTint="33"/>
          </w:tcPr>
          <w:p w14:paraId="1A40FE03" w14:textId="77777777" w:rsidR="00834023" w:rsidRPr="00176460" w:rsidRDefault="00834023" w:rsidP="00E6752A">
            <w:pPr>
              <w:jc w:val="center"/>
              <w:rPr>
                <w:rFonts w:cstheme="minorHAnsi"/>
                <w:color w:val="000000" w:themeColor="text1"/>
              </w:rPr>
            </w:pPr>
            <w:r w:rsidRPr="00176460">
              <w:rPr>
                <w:rFonts w:cstheme="minorHAnsi"/>
                <w:color w:val="000000" w:themeColor="text1"/>
              </w:rPr>
              <w:t>Signature</w:t>
            </w:r>
          </w:p>
        </w:tc>
        <w:tc>
          <w:tcPr>
            <w:tcW w:w="1327" w:type="pct"/>
            <w:shd w:val="clear" w:color="auto" w:fill="DAEEF3" w:themeFill="accent5" w:themeFillTint="33"/>
          </w:tcPr>
          <w:p w14:paraId="4A5D73C2" w14:textId="77777777" w:rsidR="00834023" w:rsidRPr="00176460" w:rsidRDefault="00834023" w:rsidP="00E6752A">
            <w:pPr>
              <w:jc w:val="center"/>
              <w:rPr>
                <w:rFonts w:cstheme="minorHAnsi"/>
                <w:color w:val="000000" w:themeColor="text1"/>
              </w:rPr>
            </w:pPr>
            <w:r w:rsidRPr="00176460">
              <w:rPr>
                <w:rFonts w:cstheme="minorHAnsi"/>
                <w:color w:val="000000" w:themeColor="text1"/>
              </w:rPr>
              <w:t>Date</w:t>
            </w:r>
          </w:p>
        </w:tc>
      </w:tr>
      <w:tr w:rsidR="00834023" w:rsidRPr="00176460" w14:paraId="7591D16F" w14:textId="77777777" w:rsidTr="00505F0A">
        <w:tc>
          <w:tcPr>
            <w:tcW w:w="1145" w:type="pct"/>
          </w:tcPr>
          <w:p w14:paraId="61EC8D39" w14:textId="77777777" w:rsidR="00834023" w:rsidRPr="00176460" w:rsidRDefault="00834023" w:rsidP="00E6752A">
            <w:pPr>
              <w:jc w:val="both"/>
              <w:rPr>
                <w:rFonts w:cstheme="minorHAnsi"/>
              </w:rPr>
            </w:pPr>
            <w:r w:rsidRPr="00176460">
              <w:rPr>
                <w:rFonts w:cstheme="minorHAnsi"/>
              </w:rPr>
              <w:t>Reviewer 1</w:t>
            </w:r>
          </w:p>
        </w:tc>
        <w:tc>
          <w:tcPr>
            <w:tcW w:w="1264" w:type="pct"/>
          </w:tcPr>
          <w:p w14:paraId="4AF2B5F9" w14:textId="77777777" w:rsidR="00834023" w:rsidRPr="00176460" w:rsidRDefault="00834023" w:rsidP="00E6752A">
            <w:pPr>
              <w:jc w:val="both"/>
              <w:rPr>
                <w:rFonts w:cstheme="minorHAnsi"/>
              </w:rPr>
            </w:pPr>
          </w:p>
        </w:tc>
        <w:tc>
          <w:tcPr>
            <w:tcW w:w="1264" w:type="pct"/>
          </w:tcPr>
          <w:p w14:paraId="5C3BEB5F" w14:textId="77777777" w:rsidR="00834023" w:rsidRPr="00176460" w:rsidRDefault="00834023" w:rsidP="00E6752A">
            <w:pPr>
              <w:jc w:val="both"/>
              <w:rPr>
                <w:rFonts w:cstheme="minorHAnsi"/>
              </w:rPr>
            </w:pPr>
          </w:p>
        </w:tc>
        <w:tc>
          <w:tcPr>
            <w:tcW w:w="1327" w:type="pct"/>
          </w:tcPr>
          <w:p w14:paraId="01C17428" w14:textId="77777777" w:rsidR="00834023" w:rsidRPr="00176460" w:rsidRDefault="00834023" w:rsidP="00E6752A">
            <w:pPr>
              <w:jc w:val="both"/>
              <w:rPr>
                <w:rFonts w:cstheme="minorHAnsi"/>
              </w:rPr>
            </w:pPr>
          </w:p>
        </w:tc>
      </w:tr>
      <w:tr w:rsidR="00834023" w:rsidRPr="00176460" w14:paraId="685133B3" w14:textId="77777777" w:rsidTr="00505F0A">
        <w:tc>
          <w:tcPr>
            <w:tcW w:w="1145" w:type="pct"/>
          </w:tcPr>
          <w:p w14:paraId="761C8449" w14:textId="77777777" w:rsidR="00834023" w:rsidRPr="00176460" w:rsidRDefault="00834023" w:rsidP="00E6752A">
            <w:pPr>
              <w:jc w:val="both"/>
              <w:rPr>
                <w:rFonts w:cstheme="minorHAnsi"/>
              </w:rPr>
            </w:pPr>
            <w:r w:rsidRPr="00176460">
              <w:rPr>
                <w:rFonts w:cstheme="minorHAnsi"/>
              </w:rPr>
              <w:t>Reviewer 2</w:t>
            </w:r>
          </w:p>
        </w:tc>
        <w:tc>
          <w:tcPr>
            <w:tcW w:w="1264" w:type="pct"/>
          </w:tcPr>
          <w:p w14:paraId="3F0BEA1E" w14:textId="77777777" w:rsidR="00834023" w:rsidRPr="00176460" w:rsidRDefault="00834023" w:rsidP="00E6752A">
            <w:pPr>
              <w:jc w:val="both"/>
              <w:rPr>
                <w:rFonts w:cstheme="minorHAnsi"/>
              </w:rPr>
            </w:pPr>
          </w:p>
        </w:tc>
        <w:tc>
          <w:tcPr>
            <w:tcW w:w="1264" w:type="pct"/>
          </w:tcPr>
          <w:p w14:paraId="472155A4" w14:textId="77777777" w:rsidR="00834023" w:rsidRPr="00176460" w:rsidRDefault="00834023" w:rsidP="00E6752A">
            <w:pPr>
              <w:jc w:val="both"/>
              <w:rPr>
                <w:rFonts w:cstheme="minorHAnsi"/>
              </w:rPr>
            </w:pPr>
          </w:p>
        </w:tc>
        <w:tc>
          <w:tcPr>
            <w:tcW w:w="1327" w:type="pct"/>
          </w:tcPr>
          <w:p w14:paraId="64DF5F20" w14:textId="77777777" w:rsidR="00834023" w:rsidRPr="00176460" w:rsidRDefault="00834023" w:rsidP="00E6752A">
            <w:pPr>
              <w:jc w:val="both"/>
              <w:rPr>
                <w:rFonts w:cstheme="minorHAnsi"/>
              </w:rPr>
            </w:pPr>
          </w:p>
        </w:tc>
      </w:tr>
      <w:tr w:rsidR="00834023" w:rsidRPr="00176460" w14:paraId="2E030324" w14:textId="77777777" w:rsidTr="00505F0A">
        <w:tc>
          <w:tcPr>
            <w:tcW w:w="1145" w:type="pct"/>
          </w:tcPr>
          <w:p w14:paraId="0E395B82" w14:textId="77777777" w:rsidR="00834023" w:rsidRPr="00176460" w:rsidRDefault="00834023" w:rsidP="00E6752A">
            <w:pPr>
              <w:jc w:val="both"/>
              <w:rPr>
                <w:rFonts w:cstheme="minorHAnsi"/>
              </w:rPr>
            </w:pPr>
            <w:r w:rsidRPr="00176460">
              <w:rPr>
                <w:rFonts w:cstheme="minorHAnsi"/>
              </w:rPr>
              <w:t>QA Function</w:t>
            </w:r>
          </w:p>
        </w:tc>
        <w:tc>
          <w:tcPr>
            <w:tcW w:w="1264" w:type="pct"/>
          </w:tcPr>
          <w:p w14:paraId="497838E8" w14:textId="77777777" w:rsidR="00834023" w:rsidRPr="00176460" w:rsidRDefault="00834023" w:rsidP="00E6752A">
            <w:pPr>
              <w:jc w:val="both"/>
              <w:rPr>
                <w:rFonts w:cstheme="minorHAnsi"/>
              </w:rPr>
            </w:pPr>
          </w:p>
        </w:tc>
        <w:tc>
          <w:tcPr>
            <w:tcW w:w="1264" w:type="pct"/>
          </w:tcPr>
          <w:p w14:paraId="242BFC57" w14:textId="77777777" w:rsidR="00834023" w:rsidRPr="00176460" w:rsidRDefault="00834023" w:rsidP="00E6752A">
            <w:pPr>
              <w:jc w:val="both"/>
              <w:rPr>
                <w:rFonts w:cstheme="minorHAnsi"/>
              </w:rPr>
            </w:pPr>
          </w:p>
        </w:tc>
        <w:tc>
          <w:tcPr>
            <w:tcW w:w="1327" w:type="pct"/>
          </w:tcPr>
          <w:p w14:paraId="467C6A33" w14:textId="77777777" w:rsidR="00834023" w:rsidRPr="00176460" w:rsidRDefault="00834023" w:rsidP="00E6752A">
            <w:pPr>
              <w:jc w:val="both"/>
              <w:rPr>
                <w:rFonts w:cstheme="minorHAnsi"/>
              </w:rPr>
            </w:pPr>
          </w:p>
        </w:tc>
      </w:tr>
      <w:tr w:rsidR="00834023" w:rsidRPr="00176460" w14:paraId="3F13FF91" w14:textId="77777777" w:rsidTr="00505F0A">
        <w:tc>
          <w:tcPr>
            <w:tcW w:w="1145" w:type="pct"/>
          </w:tcPr>
          <w:p w14:paraId="449C4309" w14:textId="77777777" w:rsidR="00834023" w:rsidRPr="00176460" w:rsidRDefault="00834023" w:rsidP="00E6752A">
            <w:pPr>
              <w:jc w:val="both"/>
              <w:rPr>
                <w:rFonts w:cstheme="minorHAnsi"/>
              </w:rPr>
            </w:pPr>
            <w:r w:rsidRPr="00176460">
              <w:rPr>
                <w:rFonts w:cstheme="minorHAnsi"/>
              </w:rPr>
              <w:t>Document Owner</w:t>
            </w:r>
          </w:p>
        </w:tc>
        <w:tc>
          <w:tcPr>
            <w:tcW w:w="1264" w:type="pct"/>
          </w:tcPr>
          <w:p w14:paraId="39C48AA2" w14:textId="77777777" w:rsidR="00834023" w:rsidRPr="00176460" w:rsidRDefault="00834023" w:rsidP="00E6752A">
            <w:pPr>
              <w:jc w:val="both"/>
              <w:rPr>
                <w:rFonts w:cstheme="minorHAnsi"/>
              </w:rPr>
            </w:pPr>
          </w:p>
        </w:tc>
        <w:tc>
          <w:tcPr>
            <w:tcW w:w="1264" w:type="pct"/>
          </w:tcPr>
          <w:p w14:paraId="440744F0" w14:textId="77777777" w:rsidR="00834023" w:rsidRPr="00176460" w:rsidRDefault="00834023" w:rsidP="00E6752A">
            <w:pPr>
              <w:jc w:val="both"/>
              <w:rPr>
                <w:rFonts w:cstheme="minorHAnsi"/>
              </w:rPr>
            </w:pPr>
          </w:p>
        </w:tc>
        <w:tc>
          <w:tcPr>
            <w:tcW w:w="1327" w:type="pct"/>
          </w:tcPr>
          <w:p w14:paraId="65EC8E17" w14:textId="77777777" w:rsidR="00834023" w:rsidRPr="00176460" w:rsidRDefault="00834023" w:rsidP="00E6752A">
            <w:pPr>
              <w:jc w:val="both"/>
              <w:rPr>
                <w:rFonts w:cstheme="minorHAnsi"/>
              </w:rPr>
            </w:pPr>
          </w:p>
        </w:tc>
      </w:tr>
    </w:tbl>
    <w:p w14:paraId="354B1627" w14:textId="1D150DF6" w:rsidR="00A37506" w:rsidRPr="00176460" w:rsidRDefault="00A37506" w:rsidP="00A37506">
      <w:pPr>
        <w:pStyle w:val="Heading1"/>
        <w:spacing w:line="240" w:lineRule="auto"/>
        <w:rPr>
          <w:rFonts w:asciiTheme="minorHAnsi" w:hAnsiTheme="minorHAnsi" w:cstheme="minorHAnsi"/>
        </w:rPr>
      </w:pPr>
      <w:bookmarkStart w:id="9" w:name="_Toc132070505"/>
      <w:r w:rsidRPr="00176460">
        <w:rPr>
          <w:rFonts w:asciiTheme="minorHAnsi" w:hAnsiTheme="minorHAnsi" w:cstheme="minorHAnsi"/>
        </w:rPr>
        <w:t xml:space="preserve">Document </w:t>
      </w:r>
      <w:r>
        <w:rPr>
          <w:rFonts w:asciiTheme="minorHAnsi" w:hAnsiTheme="minorHAnsi" w:cstheme="minorHAnsi"/>
        </w:rPr>
        <w:t>Changes</w:t>
      </w:r>
      <w:bookmarkEnd w:id="9"/>
    </w:p>
    <w:tbl>
      <w:tblPr>
        <w:tblStyle w:val="GridTable1Light-Accent1"/>
        <w:tblW w:w="4945" w:type="pct"/>
        <w:tblLook w:val="0000" w:firstRow="0" w:lastRow="0" w:firstColumn="0" w:lastColumn="0" w:noHBand="0" w:noVBand="0"/>
      </w:tblPr>
      <w:tblGrid>
        <w:gridCol w:w="986"/>
        <w:gridCol w:w="2249"/>
        <w:gridCol w:w="1619"/>
        <w:gridCol w:w="7954"/>
      </w:tblGrid>
      <w:tr w:rsidR="00A37506" w:rsidRPr="00176460" w14:paraId="283DE945" w14:textId="77777777" w:rsidTr="00A37506">
        <w:tc>
          <w:tcPr>
            <w:tcW w:w="385" w:type="pct"/>
            <w:shd w:val="clear" w:color="auto" w:fill="DAEEF3" w:themeFill="accent5" w:themeFillTint="33"/>
          </w:tcPr>
          <w:p w14:paraId="1C9D9329" w14:textId="33FE82E2" w:rsidR="00A37506" w:rsidRPr="00176460" w:rsidRDefault="00923126" w:rsidP="0095138A">
            <w:pPr>
              <w:jc w:val="center"/>
              <w:rPr>
                <w:rFonts w:cstheme="minorHAnsi"/>
                <w:color w:val="000000" w:themeColor="text1"/>
              </w:rPr>
            </w:pPr>
            <w:r>
              <w:rPr>
                <w:rFonts w:cstheme="minorHAnsi"/>
                <w:color w:val="000000" w:themeColor="text1"/>
              </w:rPr>
              <w:t>V</w:t>
            </w:r>
            <w:r w:rsidR="00A37506">
              <w:rPr>
                <w:rFonts w:cstheme="minorHAnsi"/>
                <w:color w:val="000000" w:themeColor="text1"/>
              </w:rPr>
              <w:t>ersion</w:t>
            </w:r>
          </w:p>
        </w:tc>
        <w:tc>
          <w:tcPr>
            <w:tcW w:w="878" w:type="pct"/>
            <w:shd w:val="clear" w:color="auto" w:fill="DAEEF3" w:themeFill="accent5" w:themeFillTint="33"/>
          </w:tcPr>
          <w:p w14:paraId="64236030" w14:textId="6A9802C9" w:rsidR="00A37506" w:rsidRPr="00176460" w:rsidRDefault="00923126" w:rsidP="0095138A">
            <w:pPr>
              <w:jc w:val="center"/>
              <w:rPr>
                <w:rFonts w:cstheme="minorHAnsi"/>
                <w:color w:val="000000" w:themeColor="text1"/>
              </w:rPr>
            </w:pPr>
            <w:r>
              <w:rPr>
                <w:rFonts w:cstheme="minorHAnsi"/>
                <w:color w:val="000000" w:themeColor="text1"/>
              </w:rPr>
              <w:t>Date</w:t>
            </w:r>
          </w:p>
        </w:tc>
        <w:tc>
          <w:tcPr>
            <w:tcW w:w="632" w:type="pct"/>
            <w:shd w:val="clear" w:color="auto" w:fill="DAEEF3" w:themeFill="accent5" w:themeFillTint="33"/>
          </w:tcPr>
          <w:p w14:paraId="3C2DF88A" w14:textId="7AE70A18" w:rsidR="00A37506" w:rsidRPr="00176460" w:rsidRDefault="00923126" w:rsidP="0095138A">
            <w:pPr>
              <w:jc w:val="center"/>
              <w:rPr>
                <w:rFonts w:cstheme="minorHAnsi"/>
                <w:color w:val="000000" w:themeColor="text1"/>
              </w:rPr>
            </w:pPr>
            <w:r>
              <w:rPr>
                <w:rFonts w:cstheme="minorHAnsi"/>
                <w:color w:val="000000" w:themeColor="text1"/>
              </w:rPr>
              <w:t>N</w:t>
            </w:r>
            <w:r w:rsidR="00A37506">
              <w:rPr>
                <w:rFonts w:cstheme="minorHAnsi"/>
                <w:color w:val="000000" w:themeColor="text1"/>
              </w:rPr>
              <w:t>ame</w:t>
            </w:r>
          </w:p>
        </w:tc>
        <w:tc>
          <w:tcPr>
            <w:tcW w:w="3105" w:type="pct"/>
            <w:shd w:val="clear" w:color="auto" w:fill="DAEEF3" w:themeFill="accent5" w:themeFillTint="33"/>
          </w:tcPr>
          <w:p w14:paraId="4AA49D93" w14:textId="2E1F61B8" w:rsidR="00A37506" w:rsidRPr="00176460" w:rsidRDefault="00C737E0" w:rsidP="0095138A">
            <w:pPr>
              <w:jc w:val="center"/>
              <w:rPr>
                <w:rFonts w:cstheme="minorHAnsi"/>
                <w:color w:val="000000" w:themeColor="text1"/>
              </w:rPr>
            </w:pPr>
            <w:r>
              <w:rPr>
                <w:rFonts w:cstheme="minorHAnsi"/>
                <w:color w:val="000000" w:themeColor="text1"/>
              </w:rPr>
              <w:t>Scope</w:t>
            </w:r>
          </w:p>
        </w:tc>
      </w:tr>
      <w:tr w:rsidR="00A37506" w:rsidRPr="00176460" w14:paraId="5DA5F29E" w14:textId="77777777" w:rsidTr="00470892">
        <w:trPr>
          <w:trHeight w:val="70"/>
        </w:trPr>
        <w:tc>
          <w:tcPr>
            <w:tcW w:w="385" w:type="pct"/>
          </w:tcPr>
          <w:p w14:paraId="6A2ABFE0" w14:textId="3C37AC4F" w:rsidR="00A37506" w:rsidRPr="00176460" w:rsidRDefault="004F7838" w:rsidP="0095138A">
            <w:pPr>
              <w:jc w:val="both"/>
              <w:rPr>
                <w:rFonts w:cstheme="minorHAnsi"/>
              </w:rPr>
            </w:pPr>
            <w:r>
              <w:rPr>
                <w:rFonts w:cstheme="minorHAnsi"/>
              </w:rPr>
              <w:t>1.0</w:t>
            </w:r>
          </w:p>
        </w:tc>
        <w:tc>
          <w:tcPr>
            <w:tcW w:w="878" w:type="pct"/>
          </w:tcPr>
          <w:p w14:paraId="050FDCFB" w14:textId="2564C1E7" w:rsidR="00A37506" w:rsidRPr="00176460" w:rsidRDefault="00901216" w:rsidP="0095138A">
            <w:pPr>
              <w:jc w:val="both"/>
              <w:rPr>
                <w:rFonts w:cstheme="minorHAnsi"/>
              </w:rPr>
            </w:pPr>
            <w:r>
              <w:rPr>
                <w:rFonts w:cstheme="minorHAnsi"/>
              </w:rPr>
              <w:t>April 13, 2020</w:t>
            </w:r>
          </w:p>
        </w:tc>
        <w:tc>
          <w:tcPr>
            <w:tcW w:w="632" w:type="pct"/>
          </w:tcPr>
          <w:p w14:paraId="4C9D2C2D" w14:textId="1BA29F56" w:rsidR="00A37506" w:rsidRPr="00176460" w:rsidRDefault="00C737E0" w:rsidP="0095138A">
            <w:pPr>
              <w:jc w:val="both"/>
              <w:rPr>
                <w:rFonts w:cstheme="minorHAnsi"/>
              </w:rPr>
            </w:pPr>
            <w:r>
              <w:rPr>
                <w:rFonts w:cstheme="minorHAnsi"/>
              </w:rPr>
              <w:t>Megahed</w:t>
            </w:r>
          </w:p>
        </w:tc>
        <w:tc>
          <w:tcPr>
            <w:tcW w:w="3105" w:type="pct"/>
          </w:tcPr>
          <w:p w14:paraId="44B48D85" w14:textId="29DACED6" w:rsidR="00A37506" w:rsidRPr="00176460" w:rsidRDefault="00C737E0" w:rsidP="00A37506">
            <w:pPr>
              <w:jc w:val="both"/>
              <w:rPr>
                <w:rFonts w:cstheme="minorHAnsi"/>
              </w:rPr>
            </w:pPr>
            <w:r>
              <w:rPr>
                <w:rFonts w:cstheme="minorHAnsi"/>
              </w:rPr>
              <w:t>Initial</w:t>
            </w:r>
          </w:p>
        </w:tc>
      </w:tr>
      <w:tr w:rsidR="00A37506" w:rsidRPr="00176460" w14:paraId="0C9B72EE" w14:textId="77777777" w:rsidTr="00D8715C">
        <w:tc>
          <w:tcPr>
            <w:tcW w:w="385" w:type="pct"/>
          </w:tcPr>
          <w:p w14:paraId="4259864B" w14:textId="118B9C4F" w:rsidR="00A37506" w:rsidRPr="00176460" w:rsidRDefault="00A37506" w:rsidP="00B9034B">
            <w:pPr>
              <w:jc w:val="both"/>
              <w:rPr>
                <w:rFonts w:cstheme="minorHAnsi"/>
              </w:rPr>
            </w:pPr>
          </w:p>
        </w:tc>
        <w:tc>
          <w:tcPr>
            <w:tcW w:w="878" w:type="pct"/>
          </w:tcPr>
          <w:p w14:paraId="7F81BE7D" w14:textId="640E3EC9" w:rsidR="00A37506" w:rsidRPr="00176460" w:rsidRDefault="00A37506" w:rsidP="0095138A">
            <w:pPr>
              <w:jc w:val="both"/>
              <w:rPr>
                <w:rFonts w:cstheme="minorHAnsi"/>
              </w:rPr>
            </w:pPr>
          </w:p>
        </w:tc>
        <w:tc>
          <w:tcPr>
            <w:tcW w:w="632" w:type="pct"/>
          </w:tcPr>
          <w:p w14:paraId="2F75BA0C" w14:textId="356AFA39" w:rsidR="00A37506" w:rsidRPr="00176460" w:rsidRDefault="00A37506" w:rsidP="0095138A">
            <w:pPr>
              <w:jc w:val="both"/>
              <w:rPr>
                <w:rFonts w:cstheme="minorHAnsi"/>
              </w:rPr>
            </w:pPr>
          </w:p>
        </w:tc>
        <w:tc>
          <w:tcPr>
            <w:tcW w:w="3105" w:type="pct"/>
          </w:tcPr>
          <w:p w14:paraId="526F22EB" w14:textId="4F0CB43A" w:rsidR="00855183" w:rsidRPr="00176460" w:rsidRDefault="00855183" w:rsidP="0095138A">
            <w:pPr>
              <w:jc w:val="both"/>
              <w:rPr>
                <w:rFonts w:cstheme="minorHAnsi"/>
              </w:rPr>
            </w:pPr>
          </w:p>
        </w:tc>
      </w:tr>
      <w:tr w:rsidR="00A37506" w:rsidRPr="00176460" w14:paraId="61D2C95C" w14:textId="77777777" w:rsidTr="00D8715C">
        <w:tc>
          <w:tcPr>
            <w:tcW w:w="385" w:type="pct"/>
          </w:tcPr>
          <w:p w14:paraId="4294DAF8" w14:textId="55DB2939" w:rsidR="00A37506" w:rsidRPr="00176460" w:rsidRDefault="00A37506" w:rsidP="0095138A">
            <w:pPr>
              <w:jc w:val="both"/>
              <w:rPr>
                <w:rFonts w:cstheme="minorHAnsi"/>
              </w:rPr>
            </w:pPr>
          </w:p>
        </w:tc>
        <w:tc>
          <w:tcPr>
            <w:tcW w:w="878" w:type="pct"/>
          </w:tcPr>
          <w:p w14:paraId="63A13302" w14:textId="77777777" w:rsidR="00A37506" w:rsidRPr="00176460" w:rsidRDefault="00A37506" w:rsidP="0095138A">
            <w:pPr>
              <w:jc w:val="both"/>
              <w:rPr>
                <w:rFonts w:cstheme="minorHAnsi"/>
              </w:rPr>
            </w:pPr>
          </w:p>
        </w:tc>
        <w:tc>
          <w:tcPr>
            <w:tcW w:w="632" w:type="pct"/>
          </w:tcPr>
          <w:p w14:paraId="3A2EC88A" w14:textId="77777777" w:rsidR="00A37506" w:rsidRPr="00176460" w:rsidRDefault="00A37506" w:rsidP="0095138A">
            <w:pPr>
              <w:jc w:val="both"/>
              <w:rPr>
                <w:rFonts w:cstheme="minorHAnsi"/>
              </w:rPr>
            </w:pPr>
          </w:p>
        </w:tc>
        <w:tc>
          <w:tcPr>
            <w:tcW w:w="3105" w:type="pct"/>
          </w:tcPr>
          <w:p w14:paraId="2FD036CB" w14:textId="77777777" w:rsidR="00A37506" w:rsidRPr="00176460" w:rsidRDefault="00A37506" w:rsidP="0095138A">
            <w:pPr>
              <w:jc w:val="both"/>
              <w:rPr>
                <w:rFonts w:cstheme="minorHAnsi"/>
              </w:rPr>
            </w:pPr>
          </w:p>
        </w:tc>
      </w:tr>
      <w:tr w:rsidR="00A37506" w:rsidRPr="00176460" w14:paraId="0525BF83" w14:textId="77777777" w:rsidTr="00D8715C">
        <w:tc>
          <w:tcPr>
            <w:tcW w:w="385" w:type="pct"/>
          </w:tcPr>
          <w:p w14:paraId="6E83B06D" w14:textId="53C95529" w:rsidR="00A37506" w:rsidRPr="00176460" w:rsidRDefault="00A37506" w:rsidP="0095138A">
            <w:pPr>
              <w:jc w:val="both"/>
              <w:rPr>
                <w:rFonts w:cstheme="minorHAnsi"/>
              </w:rPr>
            </w:pPr>
          </w:p>
        </w:tc>
        <w:tc>
          <w:tcPr>
            <w:tcW w:w="878" w:type="pct"/>
          </w:tcPr>
          <w:p w14:paraId="4D1435EA" w14:textId="77777777" w:rsidR="00A37506" w:rsidRPr="00176460" w:rsidRDefault="00A37506" w:rsidP="0095138A">
            <w:pPr>
              <w:jc w:val="both"/>
              <w:rPr>
                <w:rFonts w:cstheme="minorHAnsi"/>
              </w:rPr>
            </w:pPr>
          </w:p>
        </w:tc>
        <w:tc>
          <w:tcPr>
            <w:tcW w:w="632" w:type="pct"/>
          </w:tcPr>
          <w:p w14:paraId="1B6536A4" w14:textId="77777777" w:rsidR="00A37506" w:rsidRPr="00176460" w:rsidRDefault="00A37506" w:rsidP="0095138A">
            <w:pPr>
              <w:jc w:val="both"/>
              <w:rPr>
                <w:rFonts w:cstheme="minorHAnsi"/>
              </w:rPr>
            </w:pPr>
          </w:p>
        </w:tc>
        <w:tc>
          <w:tcPr>
            <w:tcW w:w="3105" w:type="pct"/>
          </w:tcPr>
          <w:p w14:paraId="14EDE2E2" w14:textId="77777777" w:rsidR="00A37506" w:rsidRPr="00176460" w:rsidRDefault="00A37506" w:rsidP="0095138A">
            <w:pPr>
              <w:jc w:val="both"/>
              <w:rPr>
                <w:rFonts w:cstheme="minorHAnsi"/>
              </w:rPr>
            </w:pPr>
          </w:p>
        </w:tc>
      </w:tr>
    </w:tbl>
    <w:p w14:paraId="7D403723" w14:textId="77777777" w:rsidR="000B368F" w:rsidRPr="00176460" w:rsidRDefault="000B368F" w:rsidP="00E6752A">
      <w:pPr>
        <w:spacing w:line="240" w:lineRule="auto"/>
        <w:rPr>
          <w:rFonts w:eastAsiaTheme="majorEastAsia" w:cstheme="minorHAnsi"/>
          <w:color w:val="365F91" w:themeColor="accent1" w:themeShade="BF"/>
          <w:sz w:val="28"/>
          <w:szCs w:val="28"/>
        </w:rPr>
      </w:pPr>
      <w:r w:rsidRPr="00176460">
        <w:rPr>
          <w:rFonts w:cstheme="minorHAnsi"/>
        </w:rPr>
        <w:br w:type="page"/>
      </w:r>
    </w:p>
    <w:sdt>
      <w:sdtPr>
        <w:rPr>
          <w:rFonts w:asciiTheme="minorHAnsi" w:eastAsiaTheme="minorHAnsi" w:hAnsiTheme="minorHAnsi" w:cstheme="minorHAnsi"/>
          <w:b w:val="0"/>
          <w:bCs w:val="0"/>
          <w:color w:val="auto"/>
          <w:sz w:val="22"/>
          <w:szCs w:val="22"/>
        </w:rPr>
        <w:id w:val="243427178"/>
        <w:docPartObj>
          <w:docPartGallery w:val="Table of Contents"/>
          <w:docPartUnique/>
        </w:docPartObj>
      </w:sdtPr>
      <w:sdtEndPr/>
      <w:sdtContent>
        <w:p w14:paraId="23903546" w14:textId="77777777" w:rsidR="000B368F" w:rsidRPr="0040029D" w:rsidRDefault="000B368F" w:rsidP="00E6752A">
          <w:pPr>
            <w:pStyle w:val="TOCHeading"/>
            <w:spacing w:line="240" w:lineRule="auto"/>
            <w:rPr>
              <w:rFonts w:asciiTheme="minorHAnsi" w:hAnsiTheme="minorHAnsi" w:cstheme="minorHAnsi"/>
              <w:b w:val="0"/>
              <w:bCs w:val="0"/>
            </w:rPr>
          </w:pPr>
          <w:r w:rsidRPr="0040029D">
            <w:rPr>
              <w:rFonts w:asciiTheme="minorHAnsi" w:hAnsiTheme="minorHAnsi" w:cstheme="minorHAnsi"/>
              <w:b w:val="0"/>
              <w:bCs w:val="0"/>
            </w:rPr>
            <w:t>Contents</w:t>
          </w:r>
        </w:p>
        <w:p w14:paraId="544E2EF7" w14:textId="5798D2D6" w:rsidR="008912F6" w:rsidRDefault="00533221">
          <w:pPr>
            <w:pStyle w:val="TOC1"/>
            <w:rPr>
              <w:rFonts w:eastAsiaTheme="minorEastAsia" w:cstheme="minorBidi"/>
              <w:b w:val="0"/>
              <w:bCs w:val="0"/>
            </w:rPr>
          </w:pPr>
          <w:r w:rsidRPr="006F2FE2">
            <w:rPr>
              <w:b w:val="0"/>
              <w:bCs w:val="0"/>
            </w:rPr>
            <w:fldChar w:fldCharType="begin"/>
          </w:r>
          <w:r w:rsidR="000B368F" w:rsidRPr="006F2FE2">
            <w:rPr>
              <w:b w:val="0"/>
              <w:bCs w:val="0"/>
            </w:rPr>
            <w:instrText xml:space="preserve"> TOC \o "1-3" \h \z \u </w:instrText>
          </w:r>
          <w:r w:rsidRPr="006F2FE2">
            <w:rPr>
              <w:b w:val="0"/>
              <w:bCs w:val="0"/>
            </w:rPr>
            <w:fldChar w:fldCharType="separate"/>
          </w:r>
          <w:hyperlink w:anchor="_Toc132070502" w:history="1">
            <w:r w:rsidR="008912F6" w:rsidRPr="004A1535">
              <w:rPr>
                <w:rStyle w:val="Hyperlink"/>
              </w:rPr>
              <w:t>Document Synopsis</w:t>
            </w:r>
            <w:r w:rsidR="008912F6">
              <w:rPr>
                <w:webHidden/>
              </w:rPr>
              <w:tab/>
            </w:r>
            <w:r w:rsidR="008912F6">
              <w:rPr>
                <w:webHidden/>
              </w:rPr>
              <w:fldChar w:fldCharType="begin"/>
            </w:r>
            <w:r w:rsidR="008912F6">
              <w:rPr>
                <w:webHidden/>
              </w:rPr>
              <w:instrText xml:space="preserve"> PAGEREF _Toc132070502 \h </w:instrText>
            </w:r>
            <w:r w:rsidR="008912F6">
              <w:rPr>
                <w:webHidden/>
              </w:rPr>
            </w:r>
            <w:r w:rsidR="008912F6">
              <w:rPr>
                <w:webHidden/>
              </w:rPr>
              <w:fldChar w:fldCharType="separate"/>
            </w:r>
            <w:r w:rsidR="008912F6">
              <w:rPr>
                <w:webHidden/>
              </w:rPr>
              <w:t>2</w:t>
            </w:r>
            <w:r w:rsidR="008912F6">
              <w:rPr>
                <w:webHidden/>
              </w:rPr>
              <w:fldChar w:fldCharType="end"/>
            </w:r>
          </w:hyperlink>
        </w:p>
        <w:p w14:paraId="566C9D29" w14:textId="69085F0D" w:rsidR="008912F6" w:rsidRDefault="002C739E">
          <w:pPr>
            <w:pStyle w:val="TOC1"/>
            <w:rPr>
              <w:rFonts w:eastAsiaTheme="minorEastAsia" w:cstheme="minorBidi"/>
              <w:b w:val="0"/>
              <w:bCs w:val="0"/>
            </w:rPr>
          </w:pPr>
          <w:hyperlink w:anchor="_Toc132070503" w:history="1">
            <w:r w:rsidR="008912F6" w:rsidRPr="004A1535">
              <w:rPr>
                <w:rStyle w:val="Hyperlink"/>
              </w:rPr>
              <w:t>Document Information</w:t>
            </w:r>
            <w:r w:rsidR="008912F6">
              <w:rPr>
                <w:webHidden/>
              </w:rPr>
              <w:tab/>
            </w:r>
            <w:r w:rsidR="008912F6">
              <w:rPr>
                <w:webHidden/>
              </w:rPr>
              <w:fldChar w:fldCharType="begin"/>
            </w:r>
            <w:r w:rsidR="008912F6">
              <w:rPr>
                <w:webHidden/>
              </w:rPr>
              <w:instrText xml:space="preserve"> PAGEREF _Toc132070503 \h </w:instrText>
            </w:r>
            <w:r w:rsidR="008912F6">
              <w:rPr>
                <w:webHidden/>
              </w:rPr>
            </w:r>
            <w:r w:rsidR="008912F6">
              <w:rPr>
                <w:webHidden/>
              </w:rPr>
              <w:fldChar w:fldCharType="separate"/>
            </w:r>
            <w:r w:rsidR="008912F6">
              <w:rPr>
                <w:webHidden/>
              </w:rPr>
              <w:t>2</w:t>
            </w:r>
            <w:r w:rsidR="008912F6">
              <w:rPr>
                <w:webHidden/>
              </w:rPr>
              <w:fldChar w:fldCharType="end"/>
            </w:r>
          </w:hyperlink>
        </w:p>
        <w:p w14:paraId="1FD60929" w14:textId="05F7ACFA" w:rsidR="008912F6" w:rsidRDefault="002C739E">
          <w:pPr>
            <w:pStyle w:val="TOC1"/>
            <w:rPr>
              <w:rFonts w:eastAsiaTheme="minorEastAsia" w:cstheme="minorBidi"/>
              <w:b w:val="0"/>
              <w:bCs w:val="0"/>
            </w:rPr>
          </w:pPr>
          <w:hyperlink w:anchor="_Toc132070504" w:history="1">
            <w:r w:rsidR="008912F6" w:rsidRPr="004A1535">
              <w:rPr>
                <w:rStyle w:val="Hyperlink"/>
              </w:rPr>
              <w:t>Document Approval</w:t>
            </w:r>
            <w:r w:rsidR="008912F6">
              <w:rPr>
                <w:webHidden/>
              </w:rPr>
              <w:tab/>
            </w:r>
            <w:r w:rsidR="008912F6">
              <w:rPr>
                <w:webHidden/>
              </w:rPr>
              <w:fldChar w:fldCharType="begin"/>
            </w:r>
            <w:r w:rsidR="008912F6">
              <w:rPr>
                <w:webHidden/>
              </w:rPr>
              <w:instrText xml:space="preserve"> PAGEREF _Toc132070504 \h </w:instrText>
            </w:r>
            <w:r w:rsidR="008912F6">
              <w:rPr>
                <w:webHidden/>
              </w:rPr>
            </w:r>
            <w:r w:rsidR="008912F6">
              <w:rPr>
                <w:webHidden/>
              </w:rPr>
              <w:fldChar w:fldCharType="separate"/>
            </w:r>
            <w:r w:rsidR="008912F6">
              <w:rPr>
                <w:webHidden/>
              </w:rPr>
              <w:t>3</w:t>
            </w:r>
            <w:r w:rsidR="008912F6">
              <w:rPr>
                <w:webHidden/>
              </w:rPr>
              <w:fldChar w:fldCharType="end"/>
            </w:r>
          </w:hyperlink>
        </w:p>
        <w:p w14:paraId="712A2682" w14:textId="0CCBEB8D" w:rsidR="008912F6" w:rsidRDefault="002C739E">
          <w:pPr>
            <w:pStyle w:val="TOC1"/>
            <w:rPr>
              <w:rFonts w:eastAsiaTheme="minorEastAsia" w:cstheme="minorBidi"/>
              <w:b w:val="0"/>
              <w:bCs w:val="0"/>
            </w:rPr>
          </w:pPr>
          <w:hyperlink w:anchor="_Toc132070505" w:history="1">
            <w:r w:rsidR="008912F6" w:rsidRPr="004A1535">
              <w:rPr>
                <w:rStyle w:val="Hyperlink"/>
              </w:rPr>
              <w:t>Document Changes</w:t>
            </w:r>
            <w:r w:rsidR="008912F6">
              <w:rPr>
                <w:webHidden/>
              </w:rPr>
              <w:tab/>
            </w:r>
            <w:r w:rsidR="008912F6">
              <w:rPr>
                <w:webHidden/>
              </w:rPr>
              <w:fldChar w:fldCharType="begin"/>
            </w:r>
            <w:r w:rsidR="008912F6">
              <w:rPr>
                <w:webHidden/>
              </w:rPr>
              <w:instrText xml:space="preserve"> PAGEREF _Toc132070505 \h </w:instrText>
            </w:r>
            <w:r w:rsidR="008912F6">
              <w:rPr>
                <w:webHidden/>
              </w:rPr>
            </w:r>
            <w:r w:rsidR="008912F6">
              <w:rPr>
                <w:webHidden/>
              </w:rPr>
              <w:fldChar w:fldCharType="separate"/>
            </w:r>
            <w:r w:rsidR="008912F6">
              <w:rPr>
                <w:webHidden/>
              </w:rPr>
              <w:t>3</w:t>
            </w:r>
            <w:r w:rsidR="008912F6">
              <w:rPr>
                <w:webHidden/>
              </w:rPr>
              <w:fldChar w:fldCharType="end"/>
            </w:r>
          </w:hyperlink>
        </w:p>
        <w:p w14:paraId="79144767" w14:textId="6DE1F207" w:rsidR="008912F6" w:rsidRDefault="002C739E">
          <w:pPr>
            <w:pStyle w:val="TOC1"/>
            <w:rPr>
              <w:rFonts w:eastAsiaTheme="minorEastAsia" w:cstheme="minorBidi"/>
              <w:b w:val="0"/>
              <w:bCs w:val="0"/>
            </w:rPr>
          </w:pPr>
          <w:hyperlink w:anchor="_Toc132070506" w:history="1">
            <w:r w:rsidR="008912F6" w:rsidRPr="004A1535">
              <w:rPr>
                <w:rStyle w:val="Hyperlink"/>
              </w:rPr>
              <w:t>Adapter Configuration</w:t>
            </w:r>
            <w:r w:rsidR="008912F6">
              <w:rPr>
                <w:webHidden/>
              </w:rPr>
              <w:tab/>
            </w:r>
            <w:r w:rsidR="008912F6">
              <w:rPr>
                <w:webHidden/>
              </w:rPr>
              <w:fldChar w:fldCharType="begin"/>
            </w:r>
            <w:r w:rsidR="008912F6">
              <w:rPr>
                <w:webHidden/>
              </w:rPr>
              <w:instrText xml:space="preserve"> PAGEREF _Toc132070506 \h </w:instrText>
            </w:r>
            <w:r w:rsidR="008912F6">
              <w:rPr>
                <w:webHidden/>
              </w:rPr>
            </w:r>
            <w:r w:rsidR="008912F6">
              <w:rPr>
                <w:webHidden/>
              </w:rPr>
              <w:fldChar w:fldCharType="separate"/>
            </w:r>
            <w:r w:rsidR="008912F6">
              <w:rPr>
                <w:webHidden/>
              </w:rPr>
              <w:t>5</w:t>
            </w:r>
            <w:r w:rsidR="008912F6">
              <w:rPr>
                <w:webHidden/>
              </w:rPr>
              <w:fldChar w:fldCharType="end"/>
            </w:r>
          </w:hyperlink>
        </w:p>
        <w:p w14:paraId="1A043621" w14:textId="2792D456" w:rsidR="008912F6" w:rsidRDefault="002C739E">
          <w:pPr>
            <w:pStyle w:val="TOC1"/>
            <w:rPr>
              <w:rFonts w:eastAsiaTheme="minorEastAsia" w:cstheme="minorBidi"/>
              <w:b w:val="0"/>
              <w:bCs w:val="0"/>
            </w:rPr>
          </w:pPr>
          <w:hyperlink w:anchor="_Toc132070507" w:history="1">
            <w:r w:rsidR="008912F6" w:rsidRPr="004A1535">
              <w:rPr>
                <w:rStyle w:val="Hyperlink"/>
              </w:rPr>
              <w:t>Communication Connection</w:t>
            </w:r>
            <w:r w:rsidR="008912F6">
              <w:rPr>
                <w:webHidden/>
              </w:rPr>
              <w:tab/>
            </w:r>
            <w:r w:rsidR="008912F6">
              <w:rPr>
                <w:webHidden/>
              </w:rPr>
              <w:fldChar w:fldCharType="begin"/>
            </w:r>
            <w:r w:rsidR="008912F6">
              <w:rPr>
                <w:webHidden/>
              </w:rPr>
              <w:instrText xml:space="preserve"> PAGEREF _Toc132070507 \h </w:instrText>
            </w:r>
            <w:r w:rsidR="008912F6">
              <w:rPr>
                <w:webHidden/>
              </w:rPr>
            </w:r>
            <w:r w:rsidR="008912F6">
              <w:rPr>
                <w:webHidden/>
              </w:rPr>
              <w:fldChar w:fldCharType="separate"/>
            </w:r>
            <w:r w:rsidR="008912F6">
              <w:rPr>
                <w:webHidden/>
              </w:rPr>
              <w:t>5</w:t>
            </w:r>
            <w:r w:rsidR="008912F6">
              <w:rPr>
                <w:webHidden/>
              </w:rPr>
              <w:fldChar w:fldCharType="end"/>
            </w:r>
          </w:hyperlink>
        </w:p>
        <w:p w14:paraId="2E9D3F45" w14:textId="3936D9BF" w:rsidR="008912F6" w:rsidRDefault="002C739E">
          <w:pPr>
            <w:pStyle w:val="TOC2"/>
            <w:tabs>
              <w:tab w:val="right" w:leader="dot" w:pos="12950"/>
            </w:tabs>
            <w:rPr>
              <w:rFonts w:eastAsiaTheme="minorEastAsia"/>
              <w:noProof/>
            </w:rPr>
          </w:pPr>
          <w:hyperlink w:anchor="_Toc132070508" w:history="1">
            <w:r w:rsidR="008912F6" w:rsidRPr="004A1535">
              <w:rPr>
                <w:rStyle w:val="Hyperlink"/>
                <w:rFonts w:cstheme="minorHAnsi"/>
                <w:noProof/>
              </w:rPr>
              <w:t>Connection Procedure</w:t>
            </w:r>
            <w:r w:rsidR="008912F6">
              <w:rPr>
                <w:noProof/>
                <w:webHidden/>
              </w:rPr>
              <w:tab/>
            </w:r>
            <w:r w:rsidR="008912F6">
              <w:rPr>
                <w:noProof/>
                <w:webHidden/>
              </w:rPr>
              <w:fldChar w:fldCharType="begin"/>
            </w:r>
            <w:r w:rsidR="008912F6">
              <w:rPr>
                <w:noProof/>
                <w:webHidden/>
              </w:rPr>
              <w:instrText xml:space="preserve"> PAGEREF _Toc132070508 \h </w:instrText>
            </w:r>
            <w:r w:rsidR="008912F6">
              <w:rPr>
                <w:noProof/>
                <w:webHidden/>
              </w:rPr>
            </w:r>
            <w:r w:rsidR="008912F6">
              <w:rPr>
                <w:noProof/>
                <w:webHidden/>
              </w:rPr>
              <w:fldChar w:fldCharType="separate"/>
            </w:r>
            <w:r w:rsidR="008912F6">
              <w:rPr>
                <w:noProof/>
                <w:webHidden/>
              </w:rPr>
              <w:t>5</w:t>
            </w:r>
            <w:r w:rsidR="008912F6">
              <w:rPr>
                <w:noProof/>
                <w:webHidden/>
              </w:rPr>
              <w:fldChar w:fldCharType="end"/>
            </w:r>
          </w:hyperlink>
        </w:p>
        <w:p w14:paraId="61910525" w14:textId="06CCDB8A" w:rsidR="008912F6" w:rsidRDefault="002C739E">
          <w:pPr>
            <w:pStyle w:val="TOC1"/>
            <w:rPr>
              <w:rFonts w:eastAsiaTheme="minorEastAsia" w:cstheme="minorBidi"/>
              <w:b w:val="0"/>
              <w:bCs w:val="0"/>
            </w:rPr>
          </w:pPr>
          <w:hyperlink w:anchor="_Toc132070509" w:history="1">
            <w:r w:rsidR="008912F6" w:rsidRPr="004A1535">
              <w:rPr>
                <w:rStyle w:val="Hyperlink"/>
              </w:rPr>
              <w:t>Integration Architecture</w:t>
            </w:r>
            <w:r w:rsidR="008912F6">
              <w:rPr>
                <w:webHidden/>
              </w:rPr>
              <w:tab/>
            </w:r>
            <w:r w:rsidR="008912F6">
              <w:rPr>
                <w:webHidden/>
              </w:rPr>
              <w:fldChar w:fldCharType="begin"/>
            </w:r>
            <w:r w:rsidR="008912F6">
              <w:rPr>
                <w:webHidden/>
              </w:rPr>
              <w:instrText xml:space="preserve"> PAGEREF _Toc132070509 \h </w:instrText>
            </w:r>
            <w:r w:rsidR="008912F6">
              <w:rPr>
                <w:webHidden/>
              </w:rPr>
            </w:r>
            <w:r w:rsidR="008912F6">
              <w:rPr>
                <w:webHidden/>
              </w:rPr>
              <w:fldChar w:fldCharType="separate"/>
            </w:r>
            <w:r w:rsidR="008912F6">
              <w:rPr>
                <w:webHidden/>
              </w:rPr>
              <w:t>6</w:t>
            </w:r>
            <w:r w:rsidR="008912F6">
              <w:rPr>
                <w:webHidden/>
              </w:rPr>
              <w:fldChar w:fldCharType="end"/>
            </w:r>
          </w:hyperlink>
        </w:p>
        <w:p w14:paraId="137F366F" w14:textId="349055EE" w:rsidR="008912F6" w:rsidRDefault="002C739E">
          <w:pPr>
            <w:pStyle w:val="TOC1"/>
            <w:rPr>
              <w:rFonts w:eastAsiaTheme="minorEastAsia" w:cstheme="minorBidi"/>
              <w:b w:val="0"/>
              <w:bCs w:val="0"/>
            </w:rPr>
          </w:pPr>
          <w:hyperlink w:anchor="_Toc132070510" w:history="1">
            <w:r w:rsidR="008912F6" w:rsidRPr="004A1535">
              <w:rPr>
                <w:rStyle w:val="Hyperlink"/>
              </w:rPr>
              <w:t>Adapter Behavior</w:t>
            </w:r>
            <w:r w:rsidR="008912F6">
              <w:rPr>
                <w:webHidden/>
              </w:rPr>
              <w:tab/>
            </w:r>
            <w:r w:rsidR="008912F6">
              <w:rPr>
                <w:webHidden/>
              </w:rPr>
              <w:fldChar w:fldCharType="begin"/>
            </w:r>
            <w:r w:rsidR="008912F6">
              <w:rPr>
                <w:webHidden/>
              </w:rPr>
              <w:instrText xml:space="preserve"> PAGEREF _Toc132070510 \h </w:instrText>
            </w:r>
            <w:r w:rsidR="008912F6">
              <w:rPr>
                <w:webHidden/>
              </w:rPr>
            </w:r>
            <w:r w:rsidR="008912F6">
              <w:rPr>
                <w:webHidden/>
              </w:rPr>
              <w:fldChar w:fldCharType="separate"/>
            </w:r>
            <w:r w:rsidR="008912F6">
              <w:rPr>
                <w:webHidden/>
              </w:rPr>
              <w:t>7</w:t>
            </w:r>
            <w:r w:rsidR="008912F6">
              <w:rPr>
                <w:webHidden/>
              </w:rPr>
              <w:fldChar w:fldCharType="end"/>
            </w:r>
          </w:hyperlink>
        </w:p>
        <w:p w14:paraId="1257F993" w14:textId="21F8C580" w:rsidR="008912F6" w:rsidRDefault="002C739E">
          <w:pPr>
            <w:pStyle w:val="TOC1"/>
            <w:rPr>
              <w:rFonts w:eastAsiaTheme="minorEastAsia" w:cstheme="minorBidi"/>
              <w:b w:val="0"/>
              <w:bCs w:val="0"/>
            </w:rPr>
          </w:pPr>
          <w:hyperlink w:anchor="_Toc132070511" w:history="1">
            <w:r w:rsidR="008912F6" w:rsidRPr="004A1535">
              <w:rPr>
                <w:rStyle w:val="Hyperlink"/>
              </w:rPr>
              <w:t>Messages Mapping</w:t>
            </w:r>
            <w:r w:rsidR="008912F6">
              <w:rPr>
                <w:webHidden/>
              </w:rPr>
              <w:tab/>
            </w:r>
            <w:r w:rsidR="008912F6">
              <w:rPr>
                <w:webHidden/>
              </w:rPr>
              <w:fldChar w:fldCharType="begin"/>
            </w:r>
            <w:r w:rsidR="008912F6">
              <w:rPr>
                <w:webHidden/>
              </w:rPr>
              <w:instrText xml:space="preserve"> PAGEREF _Toc132070511 \h </w:instrText>
            </w:r>
            <w:r w:rsidR="008912F6">
              <w:rPr>
                <w:webHidden/>
              </w:rPr>
            </w:r>
            <w:r w:rsidR="008912F6">
              <w:rPr>
                <w:webHidden/>
              </w:rPr>
              <w:fldChar w:fldCharType="separate"/>
            </w:r>
            <w:r w:rsidR="008912F6">
              <w:rPr>
                <w:webHidden/>
              </w:rPr>
              <w:t>7</w:t>
            </w:r>
            <w:r w:rsidR="008912F6">
              <w:rPr>
                <w:webHidden/>
              </w:rPr>
              <w:fldChar w:fldCharType="end"/>
            </w:r>
          </w:hyperlink>
        </w:p>
        <w:p w14:paraId="540E272F" w14:textId="4F6233CE" w:rsidR="008912F6" w:rsidRDefault="002C739E">
          <w:pPr>
            <w:pStyle w:val="TOC1"/>
            <w:rPr>
              <w:rFonts w:eastAsiaTheme="minorEastAsia" w:cstheme="minorBidi"/>
              <w:b w:val="0"/>
              <w:bCs w:val="0"/>
            </w:rPr>
          </w:pPr>
          <w:hyperlink w:anchor="_Toc132070512" w:history="1">
            <w:r w:rsidR="008912F6" w:rsidRPr="004A1535">
              <w:rPr>
                <w:rStyle w:val="Hyperlink"/>
              </w:rPr>
              <w:t>Data Elements Mapping</w:t>
            </w:r>
            <w:r w:rsidR="008912F6">
              <w:rPr>
                <w:webHidden/>
              </w:rPr>
              <w:tab/>
            </w:r>
            <w:r w:rsidR="008912F6">
              <w:rPr>
                <w:webHidden/>
              </w:rPr>
              <w:fldChar w:fldCharType="begin"/>
            </w:r>
            <w:r w:rsidR="008912F6">
              <w:rPr>
                <w:webHidden/>
              </w:rPr>
              <w:instrText xml:space="preserve"> PAGEREF _Toc132070512 \h </w:instrText>
            </w:r>
            <w:r w:rsidR="008912F6">
              <w:rPr>
                <w:webHidden/>
              </w:rPr>
            </w:r>
            <w:r w:rsidR="008912F6">
              <w:rPr>
                <w:webHidden/>
              </w:rPr>
              <w:fldChar w:fldCharType="separate"/>
            </w:r>
            <w:r w:rsidR="008912F6">
              <w:rPr>
                <w:webHidden/>
              </w:rPr>
              <w:t>8</w:t>
            </w:r>
            <w:r w:rsidR="008912F6">
              <w:rPr>
                <w:webHidden/>
              </w:rPr>
              <w:fldChar w:fldCharType="end"/>
            </w:r>
          </w:hyperlink>
        </w:p>
        <w:p w14:paraId="3E022B6A" w14:textId="0886DD78" w:rsidR="008912F6" w:rsidRDefault="002C739E">
          <w:pPr>
            <w:pStyle w:val="TOC3"/>
            <w:tabs>
              <w:tab w:val="right" w:leader="dot" w:pos="12950"/>
            </w:tabs>
            <w:rPr>
              <w:rFonts w:eastAsiaTheme="minorEastAsia"/>
              <w:noProof/>
            </w:rPr>
          </w:pPr>
          <w:hyperlink w:anchor="_Toc132070513" w:history="1">
            <w:r w:rsidR="008912F6" w:rsidRPr="004A1535">
              <w:rPr>
                <w:rStyle w:val="Hyperlink"/>
                <w:noProof/>
              </w:rPr>
              <w:t>Prerequisites</w:t>
            </w:r>
            <w:r w:rsidR="008912F6">
              <w:rPr>
                <w:noProof/>
                <w:webHidden/>
              </w:rPr>
              <w:tab/>
            </w:r>
            <w:r w:rsidR="008912F6">
              <w:rPr>
                <w:noProof/>
                <w:webHidden/>
              </w:rPr>
              <w:fldChar w:fldCharType="begin"/>
            </w:r>
            <w:r w:rsidR="008912F6">
              <w:rPr>
                <w:noProof/>
                <w:webHidden/>
              </w:rPr>
              <w:instrText xml:space="preserve"> PAGEREF _Toc132070513 \h </w:instrText>
            </w:r>
            <w:r w:rsidR="008912F6">
              <w:rPr>
                <w:noProof/>
                <w:webHidden/>
              </w:rPr>
            </w:r>
            <w:r w:rsidR="008912F6">
              <w:rPr>
                <w:noProof/>
                <w:webHidden/>
              </w:rPr>
              <w:fldChar w:fldCharType="separate"/>
            </w:r>
            <w:r w:rsidR="008912F6">
              <w:rPr>
                <w:noProof/>
                <w:webHidden/>
              </w:rPr>
              <w:t>8</w:t>
            </w:r>
            <w:r w:rsidR="008912F6">
              <w:rPr>
                <w:noProof/>
                <w:webHidden/>
              </w:rPr>
              <w:fldChar w:fldCharType="end"/>
            </w:r>
          </w:hyperlink>
        </w:p>
        <w:p w14:paraId="74484637" w14:textId="0B512099" w:rsidR="008912F6" w:rsidRDefault="002C739E">
          <w:pPr>
            <w:pStyle w:val="TOC3"/>
            <w:tabs>
              <w:tab w:val="right" w:leader="dot" w:pos="12950"/>
            </w:tabs>
            <w:rPr>
              <w:rFonts w:eastAsiaTheme="minorEastAsia"/>
              <w:noProof/>
            </w:rPr>
          </w:pPr>
          <w:hyperlink w:anchor="_Toc132070514" w:history="1">
            <w:r w:rsidR="008912F6" w:rsidRPr="004A1535">
              <w:rPr>
                <w:rStyle w:val="Hyperlink"/>
                <w:noProof/>
              </w:rPr>
              <w:t>Adapter Required Actions:</w:t>
            </w:r>
            <w:r w:rsidR="008912F6">
              <w:rPr>
                <w:noProof/>
                <w:webHidden/>
              </w:rPr>
              <w:tab/>
            </w:r>
            <w:r w:rsidR="008912F6">
              <w:rPr>
                <w:noProof/>
                <w:webHidden/>
              </w:rPr>
              <w:fldChar w:fldCharType="begin"/>
            </w:r>
            <w:r w:rsidR="008912F6">
              <w:rPr>
                <w:noProof/>
                <w:webHidden/>
              </w:rPr>
              <w:instrText xml:space="preserve"> PAGEREF _Toc132070514 \h </w:instrText>
            </w:r>
            <w:r w:rsidR="008912F6">
              <w:rPr>
                <w:noProof/>
                <w:webHidden/>
              </w:rPr>
            </w:r>
            <w:r w:rsidR="008912F6">
              <w:rPr>
                <w:noProof/>
                <w:webHidden/>
              </w:rPr>
              <w:fldChar w:fldCharType="separate"/>
            </w:r>
            <w:r w:rsidR="008912F6">
              <w:rPr>
                <w:noProof/>
                <w:webHidden/>
              </w:rPr>
              <w:t>8</w:t>
            </w:r>
            <w:r w:rsidR="008912F6">
              <w:rPr>
                <w:noProof/>
                <w:webHidden/>
              </w:rPr>
              <w:fldChar w:fldCharType="end"/>
            </w:r>
          </w:hyperlink>
        </w:p>
        <w:p w14:paraId="13BA9B7A" w14:textId="57EE381F" w:rsidR="008912F6" w:rsidRDefault="002C739E">
          <w:pPr>
            <w:pStyle w:val="TOC2"/>
            <w:tabs>
              <w:tab w:val="right" w:leader="dot" w:pos="12950"/>
            </w:tabs>
            <w:rPr>
              <w:rFonts w:eastAsiaTheme="minorEastAsia"/>
              <w:noProof/>
            </w:rPr>
          </w:pPr>
          <w:hyperlink w:anchor="_Toc132070515" w:history="1">
            <w:r w:rsidR="008912F6" w:rsidRPr="004A1535">
              <w:rPr>
                <w:rStyle w:val="Hyperlink"/>
                <w:rFonts w:eastAsiaTheme="majorEastAsia" w:cstheme="minorHAnsi"/>
                <w:b/>
                <w:bCs/>
                <w:noProof/>
              </w:rPr>
              <w:t>DebitAdd Request</w:t>
            </w:r>
            <w:r w:rsidR="008912F6">
              <w:rPr>
                <w:noProof/>
                <w:webHidden/>
              </w:rPr>
              <w:tab/>
            </w:r>
            <w:r w:rsidR="008912F6">
              <w:rPr>
                <w:noProof/>
                <w:webHidden/>
              </w:rPr>
              <w:fldChar w:fldCharType="begin"/>
            </w:r>
            <w:r w:rsidR="008912F6">
              <w:rPr>
                <w:noProof/>
                <w:webHidden/>
              </w:rPr>
              <w:instrText xml:space="preserve"> PAGEREF _Toc132070515 \h </w:instrText>
            </w:r>
            <w:r w:rsidR="008912F6">
              <w:rPr>
                <w:noProof/>
                <w:webHidden/>
              </w:rPr>
            </w:r>
            <w:r w:rsidR="008912F6">
              <w:rPr>
                <w:noProof/>
                <w:webHidden/>
              </w:rPr>
              <w:fldChar w:fldCharType="separate"/>
            </w:r>
            <w:r w:rsidR="008912F6">
              <w:rPr>
                <w:noProof/>
                <w:webHidden/>
              </w:rPr>
              <w:t>9</w:t>
            </w:r>
            <w:r w:rsidR="008912F6">
              <w:rPr>
                <w:noProof/>
                <w:webHidden/>
              </w:rPr>
              <w:fldChar w:fldCharType="end"/>
            </w:r>
          </w:hyperlink>
        </w:p>
        <w:p w14:paraId="78EB5595" w14:textId="69055CB0" w:rsidR="008912F6" w:rsidRDefault="002C739E">
          <w:pPr>
            <w:pStyle w:val="TOC2"/>
            <w:tabs>
              <w:tab w:val="left" w:pos="660"/>
              <w:tab w:val="right" w:leader="dot" w:pos="12950"/>
            </w:tabs>
            <w:rPr>
              <w:rFonts w:eastAsiaTheme="minorEastAsia"/>
              <w:noProof/>
            </w:rPr>
          </w:pPr>
          <w:hyperlink w:anchor="_Toc132070516" w:history="1">
            <w:r w:rsidR="008912F6" w:rsidRPr="004A1535">
              <w:rPr>
                <w:rStyle w:val="Hyperlink"/>
                <w:rFonts w:eastAsiaTheme="majorEastAsia" w:cstheme="minorHAnsi"/>
                <w:b/>
                <w:bCs/>
                <w:noProof/>
              </w:rPr>
              <w:t>1-</w:t>
            </w:r>
            <w:r w:rsidR="008912F6">
              <w:rPr>
                <w:rFonts w:eastAsiaTheme="minorEastAsia"/>
                <w:noProof/>
              </w:rPr>
              <w:tab/>
            </w:r>
            <w:r w:rsidR="008912F6" w:rsidRPr="004A1535">
              <w:rPr>
                <w:rStyle w:val="Hyperlink"/>
                <w:rFonts w:eastAsiaTheme="majorEastAsia" w:cstheme="minorHAnsi"/>
                <w:b/>
                <w:bCs/>
                <w:noProof/>
              </w:rPr>
              <w:t>Call Login API</w:t>
            </w:r>
            <w:r w:rsidR="008912F6">
              <w:rPr>
                <w:noProof/>
                <w:webHidden/>
              </w:rPr>
              <w:tab/>
            </w:r>
            <w:r w:rsidR="008912F6">
              <w:rPr>
                <w:noProof/>
                <w:webHidden/>
              </w:rPr>
              <w:fldChar w:fldCharType="begin"/>
            </w:r>
            <w:r w:rsidR="008912F6">
              <w:rPr>
                <w:noProof/>
                <w:webHidden/>
              </w:rPr>
              <w:instrText xml:space="preserve"> PAGEREF _Toc132070516 \h </w:instrText>
            </w:r>
            <w:r w:rsidR="008912F6">
              <w:rPr>
                <w:noProof/>
                <w:webHidden/>
              </w:rPr>
            </w:r>
            <w:r w:rsidR="008912F6">
              <w:rPr>
                <w:noProof/>
                <w:webHidden/>
              </w:rPr>
              <w:fldChar w:fldCharType="separate"/>
            </w:r>
            <w:r w:rsidR="008912F6">
              <w:rPr>
                <w:noProof/>
                <w:webHidden/>
              </w:rPr>
              <w:t>9</w:t>
            </w:r>
            <w:r w:rsidR="008912F6">
              <w:rPr>
                <w:noProof/>
                <w:webHidden/>
              </w:rPr>
              <w:fldChar w:fldCharType="end"/>
            </w:r>
          </w:hyperlink>
        </w:p>
        <w:p w14:paraId="773F3328" w14:textId="22D4A775" w:rsidR="008912F6" w:rsidRDefault="002C739E">
          <w:pPr>
            <w:pStyle w:val="TOC2"/>
            <w:tabs>
              <w:tab w:val="left" w:pos="660"/>
              <w:tab w:val="right" w:leader="dot" w:pos="12950"/>
            </w:tabs>
            <w:rPr>
              <w:rFonts w:eastAsiaTheme="minorEastAsia"/>
              <w:noProof/>
            </w:rPr>
          </w:pPr>
          <w:hyperlink w:anchor="_Toc132070517" w:history="1">
            <w:r w:rsidR="008912F6" w:rsidRPr="004A1535">
              <w:rPr>
                <w:rStyle w:val="Hyperlink"/>
                <w:rFonts w:eastAsiaTheme="majorEastAsia" w:cstheme="minorHAnsi"/>
                <w:b/>
                <w:bCs/>
                <w:noProof/>
              </w:rPr>
              <w:t>2-</w:t>
            </w:r>
            <w:r w:rsidR="008912F6">
              <w:rPr>
                <w:rFonts w:eastAsiaTheme="minorEastAsia"/>
                <w:noProof/>
              </w:rPr>
              <w:tab/>
            </w:r>
            <w:r w:rsidR="008912F6" w:rsidRPr="004A1535">
              <w:rPr>
                <w:rStyle w:val="Hyperlink"/>
                <w:rFonts w:eastAsiaTheme="majorEastAsia" w:cstheme="minorHAnsi"/>
                <w:b/>
                <w:bCs/>
                <w:noProof/>
              </w:rPr>
              <w:t>Call Check Booked Transaction API</w:t>
            </w:r>
            <w:r w:rsidR="008912F6">
              <w:rPr>
                <w:noProof/>
                <w:webHidden/>
              </w:rPr>
              <w:tab/>
            </w:r>
            <w:r w:rsidR="008912F6">
              <w:rPr>
                <w:noProof/>
                <w:webHidden/>
              </w:rPr>
              <w:fldChar w:fldCharType="begin"/>
            </w:r>
            <w:r w:rsidR="008912F6">
              <w:rPr>
                <w:noProof/>
                <w:webHidden/>
              </w:rPr>
              <w:instrText xml:space="preserve"> PAGEREF _Toc132070517 \h </w:instrText>
            </w:r>
            <w:r w:rsidR="008912F6">
              <w:rPr>
                <w:noProof/>
                <w:webHidden/>
              </w:rPr>
            </w:r>
            <w:r w:rsidR="008912F6">
              <w:rPr>
                <w:noProof/>
                <w:webHidden/>
              </w:rPr>
              <w:fldChar w:fldCharType="separate"/>
            </w:r>
            <w:r w:rsidR="008912F6">
              <w:rPr>
                <w:noProof/>
                <w:webHidden/>
              </w:rPr>
              <w:t>13</w:t>
            </w:r>
            <w:r w:rsidR="008912F6">
              <w:rPr>
                <w:noProof/>
                <w:webHidden/>
              </w:rPr>
              <w:fldChar w:fldCharType="end"/>
            </w:r>
          </w:hyperlink>
        </w:p>
        <w:p w14:paraId="4E9A7373" w14:textId="1C3F74EE" w:rsidR="008912F6" w:rsidRDefault="002C739E">
          <w:pPr>
            <w:pStyle w:val="TOC3"/>
            <w:tabs>
              <w:tab w:val="right" w:leader="dot" w:pos="12950"/>
            </w:tabs>
            <w:rPr>
              <w:rFonts w:eastAsiaTheme="minorEastAsia"/>
              <w:noProof/>
            </w:rPr>
          </w:pPr>
          <w:hyperlink w:anchor="_Toc132070518" w:history="1">
            <w:r w:rsidR="008912F6" w:rsidRPr="004A1535">
              <w:rPr>
                <w:rStyle w:val="Hyperlink"/>
                <w:noProof/>
              </w:rPr>
              <w:t>Check Booked</w:t>
            </w:r>
            <w:r w:rsidR="008912F6">
              <w:rPr>
                <w:noProof/>
                <w:webHidden/>
              </w:rPr>
              <w:tab/>
            </w:r>
            <w:r w:rsidR="008912F6">
              <w:rPr>
                <w:noProof/>
                <w:webHidden/>
              </w:rPr>
              <w:fldChar w:fldCharType="begin"/>
            </w:r>
            <w:r w:rsidR="008912F6">
              <w:rPr>
                <w:noProof/>
                <w:webHidden/>
              </w:rPr>
              <w:instrText xml:space="preserve"> PAGEREF _Toc132070518 \h </w:instrText>
            </w:r>
            <w:r w:rsidR="008912F6">
              <w:rPr>
                <w:noProof/>
                <w:webHidden/>
              </w:rPr>
            </w:r>
            <w:r w:rsidR="008912F6">
              <w:rPr>
                <w:noProof/>
                <w:webHidden/>
              </w:rPr>
              <w:fldChar w:fldCharType="separate"/>
            </w:r>
            <w:r w:rsidR="008912F6">
              <w:rPr>
                <w:noProof/>
                <w:webHidden/>
              </w:rPr>
              <w:t>13</w:t>
            </w:r>
            <w:r w:rsidR="008912F6">
              <w:rPr>
                <w:noProof/>
                <w:webHidden/>
              </w:rPr>
              <w:fldChar w:fldCharType="end"/>
            </w:r>
          </w:hyperlink>
        </w:p>
        <w:p w14:paraId="164BEE9A" w14:textId="3E500000" w:rsidR="008912F6" w:rsidRDefault="002C739E">
          <w:pPr>
            <w:pStyle w:val="TOC3"/>
            <w:tabs>
              <w:tab w:val="right" w:leader="dot" w:pos="12950"/>
            </w:tabs>
            <w:rPr>
              <w:rFonts w:eastAsiaTheme="minorEastAsia"/>
              <w:noProof/>
            </w:rPr>
          </w:pPr>
          <w:hyperlink w:anchor="_Toc132070519" w:history="1">
            <w:r w:rsidR="008912F6" w:rsidRPr="004A1535">
              <w:rPr>
                <w:rStyle w:val="Hyperlink"/>
                <w:noProof/>
              </w:rPr>
              <w:t>Check Booked Transaction Response</w:t>
            </w:r>
            <w:r w:rsidR="008912F6">
              <w:rPr>
                <w:noProof/>
                <w:webHidden/>
              </w:rPr>
              <w:tab/>
            </w:r>
            <w:r w:rsidR="008912F6">
              <w:rPr>
                <w:noProof/>
                <w:webHidden/>
              </w:rPr>
              <w:fldChar w:fldCharType="begin"/>
            </w:r>
            <w:r w:rsidR="008912F6">
              <w:rPr>
                <w:noProof/>
                <w:webHidden/>
              </w:rPr>
              <w:instrText xml:space="preserve"> PAGEREF _Toc132070519 \h </w:instrText>
            </w:r>
            <w:r w:rsidR="008912F6">
              <w:rPr>
                <w:noProof/>
                <w:webHidden/>
              </w:rPr>
            </w:r>
            <w:r w:rsidR="008912F6">
              <w:rPr>
                <w:noProof/>
                <w:webHidden/>
              </w:rPr>
              <w:fldChar w:fldCharType="separate"/>
            </w:r>
            <w:r w:rsidR="008912F6">
              <w:rPr>
                <w:noProof/>
                <w:webHidden/>
              </w:rPr>
              <w:t>14</w:t>
            </w:r>
            <w:r w:rsidR="008912F6">
              <w:rPr>
                <w:noProof/>
                <w:webHidden/>
              </w:rPr>
              <w:fldChar w:fldCharType="end"/>
            </w:r>
          </w:hyperlink>
        </w:p>
        <w:p w14:paraId="7A0D4C07" w14:textId="39896EE6" w:rsidR="008912F6" w:rsidRDefault="002C739E">
          <w:pPr>
            <w:pStyle w:val="TOC2"/>
            <w:tabs>
              <w:tab w:val="right" w:leader="dot" w:pos="12950"/>
            </w:tabs>
            <w:rPr>
              <w:rFonts w:eastAsiaTheme="minorEastAsia"/>
              <w:noProof/>
            </w:rPr>
          </w:pPr>
          <w:hyperlink w:anchor="_Toc132070520" w:history="1">
            <w:r w:rsidR="008912F6" w:rsidRPr="004A1535">
              <w:rPr>
                <w:rStyle w:val="Hyperlink"/>
                <w:rFonts w:cstheme="minorHAnsi"/>
                <w:noProof/>
              </w:rPr>
              <w:t>DebitRev Request</w:t>
            </w:r>
            <w:r w:rsidR="008912F6">
              <w:rPr>
                <w:noProof/>
                <w:webHidden/>
              </w:rPr>
              <w:tab/>
            </w:r>
            <w:r w:rsidR="008912F6">
              <w:rPr>
                <w:noProof/>
                <w:webHidden/>
              </w:rPr>
              <w:fldChar w:fldCharType="begin"/>
            </w:r>
            <w:r w:rsidR="008912F6">
              <w:rPr>
                <w:noProof/>
                <w:webHidden/>
              </w:rPr>
              <w:instrText xml:space="preserve"> PAGEREF _Toc132070520 \h </w:instrText>
            </w:r>
            <w:r w:rsidR="008912F6">
              <w:rPr>
                <w:noProof/>
                <w:webHidden/>
              </w:rPr>
            </w:r>
            <w:r w:rsidR="008912F6">
              <w:rPr>
                <w:noProof/>
                <w:webHidden/>
              </w:rPr>
              <w:fldChar w:fldCharType="separate"/>
            </w:r>
            <w:r w:rsidR="008912F6">
              <w:rPr>
                <w:noProof/>
                <w:webHidden/>
              </w:rPr>
              <w:t>19</w:t>
            </w:r>
            <w:r w:rsidR="008912F6">
              <w:rPr>
                <w:noProof/>
                <w:webHidden/>
              </w:rPr>
              <w:fldChar w:fldCharType="end"/>
            </w:r>
          </w:hyperlink>
        </w:p>
        <w:p w14:paraId="74E9BC08" w14:textId="70F724DD" w:rsidR="000B368F" w:rsidRPr="00176460" w:rsidRDefault="00533221" w:rsidP="00E6752A">
          <w:pPr>
            <w:spacing w:line="240" w:lineRule="auto"/>
            <w:rPr>
              <w:rFonts w:cstheme="minorHAnsi"/>
            </w:rPr>
          </w:pPr>
          <w:r w:rsidRPr="006F2FE2">
            <w:rPr>
              <w:rFonts w:cstheme="minorHAnsi"/>
            </w:rPr>
            <w:fldChar w:fldCharType="end"/>
          </w:r>
        </w:p>
      </w:sdtContent>
    </w:sdt>
    <w:p w14:paraId="0035F1B5" w14:textId="77777777" w:rsidR="00BB0244" w:rsidRPr="00176460" w:rsidRDefault="00BB0244">
      <w:pPr>
        <w:rPr>
          <w:rFonts w:eastAsiaTheme="majorEastAsia" w:cstheme="minorHAnsi"/>
          <w:b/>
          <w:bCs/>
          <w:color w:val="365F91" w:themeColor="accent1" w:themeShade="BF"/>
          <w:sz w:val="28"/>
          <w:szCs w:val="28"/>
        </w:rPr>
      </w:pPr>
      <w:r w:rsidRPr="00176460">
        <w:rPr>
          <w:rFonts w:cstheme="minorHAnsi"/>
        </w:rPr>
        <w:br w:type="page"/>
      </w:r>
    </w:p>
    <w:p w14:paraId="2730C88C" w14:textId="2A6F0595" w:rsidR="00A1606E" w:rsidRPr="00176460" w:rsidRDefault="00A1606E" w:rsidP="00E6752A">
      <w:pPr>
        <w:pStyle w:val="Heading1"/>
        <w:spacing w:line="240" w:lineRule="auto"/>
        <w:rPr>
          <w:rFonts w:asciiTheme="minorHAnsi" w:hAnsiTheme="minorHAnsi" w:cstheme="minorHAnsi"/>
        </w:rPr>
      </w:pPr>
      <w:bookmarkStart w:id="10" w:name="_Toc132070506"/>
      <w:r w:rsidRPr="00176460">
        <w:rPr>
          <w:rFonts w:asciiTheme="minorHAnsi" w:hAnsiTheme="minorHAnsi" w:cstheme="minorHAnsi"/>
        </w:rPr>
        <w:lastRenderedPageBreak/>
        <w:t>Adapter Configuration</w:t>
      </w:r>
      <w:bookmarkEnd w:id="10"/>
    </w:p>
    <w:tbl>
      <w:tblPr>
        <w:tblStyle w:val="GridTable1Light-Accent1"/>
        <w:tblW w:w="0" w:type="auto"/>
        <w:tblLook w:val="04A0" w:firstRow="1" w:lastRow="0" w:firstColumn="1" w:lastColumn="0" w:noHBand="0" w:noVBand="1"/>
      </w:tblPr>
      <w:tblGrid>
        <w:gridCol w:w="4725"/>
        <w:gridCol w:w="8225"/>
      </w:tblGrid>
      <w:tr w:rsidR="00A1606E" w:rsidRPr="00176460" w14:paraId="7160ECD2" w14:textId="77777777" w:rsidTr="004779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shd w:val="clear" w:color="auto" w:fill="DAEEF3" w:themeFill="accent5" w:themeFillTint="33"/>
          </w:tcPr>
          <w:p w14:paraId="158A5A29" w14:textId="77777777" w:rsidR="00A1606E" w:rsidRPr="00176460" w:rsidRDefault="00A1606E" w:rsidP="00E6752A">
            <w:pPr>
              <w:rPr>
                <w:rFonts w:cstheme="minorHAnsi"/>
                <w:b w:val="0"/>
                <w:bCs w:val="0"/>
              </w:rPr>
            </w:pPr>
            <w:r w:rsidRPr="00176460">
              <w:rPr>
                <w:rFonts w:cstheme="minorHAnsi"/>
                <w:b w:val="0"/>
                <w:bCs w:val="0"/>
              </w:rPr>
              <w:t>Key</w:t>
            </w:r>
          </w:p>
        </w:tc>
        <w:tc>
          <w:tcPr>
            <w:tcW w:w="8370" w:type="dxa"/>
            <w:shd w:val="clear" w:color="auto" w:fill="DAEEF3" w:themeFill="accent5" w:themeFillTint="33"/>
          </w:tcPr>
          <w:p w14:paraId="77B18C51" w14:textId="669AE221" w:rsidR="00A1606E" w:rsidRPr="00176460" w:rsidRDefault="00E531A3" w:rsidP="00E6752A">
            <w:pPr>
              <w:cnfStyle w:val="100000000000" w:firstRow="1" w:lastRow="0" w:firstColumn="0" w:lastColumn="0" w:oddVBand="0" w:evenVBand="0" w:oddHBand="0" w:evenHBand="0" w:firstRowFirstColumn="0" w:firstRowLastColumn="0" w:lastRowFirstColumn="0" w:lastRowLastColumn="0"/>
              <w:rPr>
                <w:rFonts w:cstheme="minorHAnsi"/>
                <w:b w:val="0"/>
                <w:bCs w:val="0"/>
              </w:rPr>
            </w:pPr>
            <w:proofErr w:type="spellStart"/>
            <w:r>
              <w:rPr>
                <w:rFonts w:cstheme="minorHAnsi"/>
                <w:b w:val="0"/>
                <w:bCs w:val="0"/>
              </w:rPr>
              <w:t>Souhoola</w:t>
            </w:r>
            <w:r w:rsidR="00A1606E" w:rsidRPr="00176460">
              <w:rPr>
                <w:rFonts w:cstheme="minorHAnsi"/>
                <w:b w:val="0"/>
                <w:bCs w:val="0"/>
              </w:rPr>
              <w:t>e</w:t>
            </w:r>
            <w:proofErr w:type="spellEnd"/>
          </w:p>
        </w:tc>
      </w:tr>
      <w:tr w:rsidR="00A1606E" w:rsidRPr="00176460" w14:paraId="56AB3EB8" w14:textId="77777777" w:rsidTr="00477970">
        <w:tc>
          <w:tcPr>
            <w:cnfStyle w:val="001000000000" w:firstRow="0" w:lastRow="0" w:firstColumn="1" w:lastColumn="0" w:oddVBand="0" w:evenVBand="0" w:oddHBand="0" w:evenHBand="0" w:firstRowFirstColumn="0" w:firstRowLastColumn="0" w:lastRowFirstColumn="0" w:lastRowLastColumn="0"/>
            <w:tcW w:w="4788" w:type="dxa"/>
            <w:shd w:val="clear" w:color="auto" w:fill="DAEEF3" w:themeFill="accent5" w:themeFillTint="33"/>
          </w:tcPr>
          <w:p w14:paraId="2E6A159F" w14:textId="77777777" w:rsidR="00A1606E" w:rsidRPr="00176460" w:rsidRDefault="00AA46E8" w:rsidP="00E6752A">
            <w:pPr>
              <w:rPr>
                <w:rFonts w:cstheme="minorHAnsi"/>
                <w:b w:val="0"/>
                <w:bCs w:val="0"/>
              </w:rPr>
            </w:pPr>
            <w:r w:rsidRPr="00176460">
              <w:rPr>
                <w:rFonts w:cstheme="minorHAnsi"/>
                <w:b w:val="0"/>
                <w:bCs w:val="0"/>
              </w:rPr>
              <w:t>Biller</w:t>
            </w:r>
          </w:p>
        </w:tc>
        <w:tc>
          <w:tcPr>
            <w:tcW w:w="8370" w:type="dxa"/>
          </w:tcPr>
          <w:p w14:paraId="36CC4CCE" w14:textId="20650C33" w:rsidR="00A1606E" w:rsidRPr="00176460" w:rsidRDefault="00E531A3" w:rsidP="00D36769">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Pr>
                <w:rFonts w:cstheme="minorHAnsi"/>
              </w:rPr>
              <w:t>Souhoola</w:t>
            </w:r>
            <w:proofErr w:type="spellEnd"/>
          </w:p>
        </w:tc>
      </w:tr>
      <w:tr w:rsidR="00841103" w:rsidRPr="00176460" w14:paraId="01EC3F93" w14:textId="77777777" w:rsidTr="00477970">
        <w:tc>
          <w:tcPr>
            <w:cnfStyle w:val="001000000000" w:firstRow="0" w:lastRow="0" w:firstColumn="1" w:lastColumn="0" w:oddVBand="0" w:evenVBand="0" w:oddHBand="0" w:evenHBand="0" w:firstRowFirstColumn="0" w:firstRowLastColumn="0" w:lastRowFirstColumn="0" w:lastRowLastColumn="0"/>
            <w:tcW w:w="4788" w:type="dxa"/>
            <w:shd w:val="clear" w:color="auto" w:fill="DAEEF3" w:themeFill="accent5" w:themeFillTint="33"/>
          </w:tcPr>
          <w:p w14:paraId="0292086B" w14:textId="77777777" w:rsidR="00841103" w:rsidRPr="00176460" w:rsidRDefault="00841103" w:rsidP="00E6752A">
            <w:pPr>
              <w:rPr>
                <w:rFonts w:cstheme="minorHAnsi"/>
                <w:b w:val="0"/>
                <w:bCs w:val="0"/>
              </w:rPr>
            </w:pPr>
            <w:r w:rsidRPr="00176460">
              <w:rPr>
                <w:rFonts w:cstheme="minorHAnsi"/>
                <w:b w:val="0"/>
                <w:bCs w:val="0"/>
              </w:rPr>
              <w:t>Bill Type</w:t>
            </w:r>
          </w:p>
        </w:tc>
        <w:tc>
          <w:tcPr>
            <w:tcW w:w="8370" w:type="dxa"/>
          </w:tcPr>
          <w:p w14:paraId="37598FBE" w14:textId="77777777" w:rsidR="00841103" w:rsidRPr="00176460" w:rsidRDefault="00DB107A" w:rsidP="00E6752A">
            <w:pPr>
              <w:cnfStyle w:val="000000000000" w:firstRow="0" w:lastRow="0" w:firstColumn="0" w:lastColumn="0" w:oddVBand="0" w:evenVBand="0" w:oddHBand="0" w:evenHBand="0" w:firstRowFirstColumn="0" w:firstRowLastColumn="0" w:lastRowFirstColumn="0" w:lastRowLastColumn="0"/>
              <w:rPr>
                <w:rFonts w:cstheme="minorHAnsi"/>
              </w:rPr>
            </w:pPr>
            <w:r w:rsidRPr="00176460">
              <w:rPr>
                <w:rFonts w:cstheme="minorHAnsi"/>
              </w:rPr>
              <w:t>Postpaid</w:t>
            </w:r>
          </w:p>
        </w:tc>
      </w:tr>
      <w:tr w:rsidR="00A1606E" w:rsidRPr="00176460" w14:paraId="10ED0353" w14:textId="77777777" w:rsidTr="00477970">
        <w:tc>
          <w:tcPr>
            <w:cnfStyle w:val="001000000000" w:firstRow="0" w:lastRow="0" w:firstColumn="1" w:lastColumn="0" w:oddVBand="0" w:evenVBand="0" w:oddHBand="0" w:evenHBand="0" w:firstRowFirstColumn="0" w:firstRowLastColumn="0" w:lastRowFirstColumn="0" w:lastRowLastColumn="0"/>
            <w:tcW w:w="4788" w:type="dxa"/>
            <w:shd w:val="clear" w:color="auto" w:fill="DAEEF3" w:themeFill="accent5" w:themeFillTint="33"/>
          </w:tcPr>
          <w:p w14:paraId="5F4FA2D2" w14:textId="77777777" w:rsidR="00A1606E" w:rsidRPr="00176460" w:rsidRDefault="00AA46E8" w:rsidP="00E6752A">
            <w:pPr>
              <w:rPr>
                <w:rFonts w:cstheme="minorHAnsi"/>
                <w:b w:val="0"/>
                <w:bCs w:val="0"/>
              </w:rPr>
            </w:pPr>
            <w:r w:rsidRPr="00176460">
              <w:rPr>
                <w:rFonts w:cstheme="minorHAnsi"/>
                <w:b w:val="0"/>
                <w:bCs w:val="0"/>
              </w:rPr>
              <w:t>Biller</w:t>
            </w:r>
            <w:r w:rsidR="00A1606E" w:rsidRPr="00176460">
              <w:rPr>
                <w:rFonts w:cstheme="minorHAnsi"/>
                <w:b w:val="0"/>
                <w:bCs w:val="0"/>
              </w:rPr>
              <w:t xml:space="preserve"> Vendor</w:t>
            </w:r>
          </w:p>
        </w:tc>
        <w:tc>
          <w:tcPr>
            <w:tcW w:w="8370" w:type="dxa"/>
          </w:tcPr>
          <w:p w14:paraId="0D2649E1" w14:textId="2E25FF01" w:rsidR="00A1606E" w:rsidRPr="00176460" w:rsidRDefault="00322F56" w:rsidP="00E6752A">
            <w:pPr>
              <w:cnfStyle w:val="000000000000" w:firstRow="0" w:lastRow="0" w:firstColumn="0" w:lastColumn="0" w:oddVBand="0" w:evenVBand="0" w:oddHBand="0" w:evenHBand="0" w:firstRowFirstColumn="0" w:firstRowLastColumn="0" w:lastRowFirstColumn="0" w:lastRowLastColumn="0"/>
              <w:rPr>
                <w:rFonts w:cstheme="minorHAnsi"/>
              </w:rPr>
            </w:pPr>
            <w:r w:rsidRPr="00176460">
              <w:rPr>
                <w:rFonts w:cstheme="minorHAnsi"/>
              </w:rPr>
              <w:t>Fawry</w:t>
            </w:r>
          </w:p>
        </w:tc>
      </w:tr>
      <w:tr w:rsidR="00A1606E" w:rsidRPr="00176460" w14:paraId="20D1C862" w14:textId="77777777" w:rsidTr="00477970">
        <w:tc>
          <w:tcPr>
            <w:cnfStyle w:val="001000000000" w:firstRow="0" w:lastRow="0" w:firstColumn="1" w:lastColumn="0" w:oddVBand="0" w:evenVBand="0" w:oddHBand="0" w:evenHBand="0" w:firstRowFirstColumn="0" w:firstRowLastColumn="0" w:lastRowFirstColumn="0" w:lastRowLastColumn="0"/>
            <w:tcW w:w="4788" w:type="dxa"/>
            <w:shd w:val="clear" w:color="auto" w:fill="DAEEF3" w:themeFill="accent5" w:themeFillTint="33"/>
          </w:tcPr>
          <w:p w14:paraId="6FA53EAC" w14:textId="77777777" w:rsidR="00A1606E" w:rsidRPr="00176460" w:rsidRDefault="00A1606E" w:rsidP="00E6752A">
            <w:pPr>
              <w:rPr>
                <w:rFonts w:cstheme="minorHAnsi"/>
                <w:b w:val="0"/>
                <w:bCs w:val="0"/>
              </w:rPr>
            </w:pPr>
            <w:r w:rsidRPr="00176460">
              <w:rPr>
                <w:rFonts w:cstheme="minorHAnsi"/>
                <w:b w:val="0"/>
                <w:bCs w:val="0"/>
              </w:rPr>
              <w:t>Communication Protocol</w:t>
            </w:r>
          </w:p>
        </w:tc>
        <w:tc>
          <w:tcPr>
            <w:tcW w:w="8370" w:type="dxa"/>
          </w:tcPr>
          <w:p w14:paraId="31623D2E" w14:textId="77777777" w:rsidR="00A1606E" w:rsidRPr="00176460" w:rsidRDefault="00FE499E" w:rsidP="00E6752A">
            <w:pPr>
              <w:cnfStyle w:val="000000000000" w:firstRow="0" w:lastRow="0" w:firstColumn="0" w:lastColumn="0" w:oddVBand="0" w:evenVBand="0" w:oddHBand="0" w:evenHBand="0" w:firstRowFirstColumn="0" w:firstRowLastColumn="0" w:lastRowFirstColumn="0" w:lastRowLastColumn="0"/>
              <w:rPr>
                <w:rFonts w:cstheme="minorHAnsi"/>
              </w:rPr>
            </w:pPr>
            <w:r w:rsidRPr="00176460">
              <w:rPr>
                <w:rFonts w:cstheme="minorHAnsi"/>
              </w:rPr>
              <w:t>HTTP</w:t>
            </w:r>
            <w:r w:rsidR="00E73EB0" w:rsidRPr="00176460">
              <w:rPr>
                <w:rFonts w:cstheme="minorHAnsi"/>
              </w:rPr>
              <w:t>(</w:t>
            </w:r>
            <w:r w:rsidRPr="00176460">
              <w:rPr>
                <w:rFonts w:cstheme="minorHAnsi"/>
              </w:rPr>
              <w:t>S</w:t>
            </w:r>
            <w:r w:rsidR="00E73EB0" w:rsidRPr="00176460">
              <w:rPr>
                <w:rFonts w:cstheme="minorHAnsi"/>
              </w:rPr>
              <w:t>)</w:t>
            </w:r>
          </w:p>
        </w:tc>
      </w:tr>
      <w:tr w:rsidR="00A1606E" w:rsidRPr="00176460" w14:paraId="10619502" w14:textId="77777777" w:rsidTr="00477970">
        <w:tc>
          <w:tcPr>
            <w:cnfStyle w:val="001000000000" w:firstRow="0" w:lastRow="0" w:firstColumn="1" w:lastColumn="0" w:oddVBand="0" w:evenVBand="0" w:oddHBand="0" w:evenHBand="0" w:firstRowFirstColumn="0" w:firstRowLastColumn="0" w:lastRowFirstColumn="0" w:lastRowLastColumn="0"/>
            <w:tcW w:w="4788" w:type="dxa"/>
            <w:shd w:val="clear" w:color="auto" w:fill="DAEEF3" w:themeFill="accent5" w:themeFillTint="33"/>
          </w:tcPr>
          <w:p w14:paraId="2B0113B2" w14:textId="77777777" w:rsidR="00A1606E" w:rsidRPr="00176460" w:rsidRDefault="00A1606E" w:rsidP="00E6752A">
            <w:pPr>
              <w:rPr>
                <w:rFonts w:cstheme="minorHAnsi"/>
                <w:b w:val="0"/>
                <w:bCs w:val="0"/>
              </w:rPr>
            </w:pPr>
            <w:r w:rsidRPr="00176460">
              <w:rPr>
                <w:rFonts w:cstheme="minorHAnsi"/>
                <w:b w:val="0"/>
                <w:bCs w:val="0"/>
              </w:rPr>
              <w:t>Message Format</w:t>
            </w:r>
          </w:p>
        </w:tc>
        <w:tc>
          <w:tcPr>
            <w:tcW w:w="8370" w:type="dxa"/>
          </w:tcPr>
          <w:p w14:paraId="635D6110" w14:textId="3DE94E81" w:rsidR="00A1606E" w:rsidRPr="00176460" w:rsidRDefault="0099741F" w:rsidP="00E6752A">
            <w:pPr>
              <w:cnfStyle w:val="000000000000" w:firstRow="0" w:lastRow="0" w:firstColumn="0" w:lastColumn="0" w:oddVBand="0" w:evenVBand="0" w:oddHBand="0" w:evenHBand="0" w:firstRowFirstColumn="0" w:firstRowLastColumn="0" w:lastRowFirstColumn="0" w:lastRowLastColumn="0"/>
              <w:rPr>
                <w:rFonts w:cstheme="minorHAnsi"/>
              </w:rPr>
            </w:pPr>
            <w:r w:rsidRPr="00176460">
              <w:rPr>
                <w:rFonts w:cstheme="minorHAnsi"/>
              </w:rPr>
              <w:t>SOAP</w:t>
            </w:r>
            <w:r w:rsidR="007D375E">
              <w:rPr>
                <w:rFonts w:cstheme="minorHAnsi"/>
              </w:rPr>
              <w:t xml:space="preserve"> / Restful</w:t>
            </w:r>
          </w:p>
        </w:tc>
      </w:tr>
    </w:tbl>
    <w:p w14:paraId="0A9E1A50" w14:textId="77777777" w:rsidR="00B42034" w:rsidRPr="00176460" w:rsidRDefault="004765EF" w:rsidP="00E6752A">
      <w:pPr>
        <w:pStyle w:val="Heading1"/>
        <w:spacing w:line="240" w:lineRule="auto"/>
        <w:rPr>
          <w:rFonts w:asciiTheme="minorHAnsi" w:hAnsiTheme="minorHAnsi" w:cstheme="minorHAnsi"/>
        </w:rPr>
      </w:pPr>
      <w:bookmarkStart w:id="11" w:name="_Toc132070507"/>
      <w:r w:rsidRPr="00176460">
        <w:rPr>
          <w:rFonts w:asciiTheme="minorHAnsi" w:hAnsiTheme="minorHAnsi" w:cstheme="minorHAnsi"/>
        </w:rPr>
        <w:t xml:space="preserve">Communication </w:t>
      </w:r>
      <w:r w:rsidR="00B42034" w:rsidRPr="00176460">
        <w:rPr>
          <w:rFonts w:asciiTheme="minorHAnsi" w:hAnsiTheme="minorHAnsi" w:cstheme="minorHAnsi"/>
        </w:rPr>
        <w:t>Connection</w:t>
      </w:r>
      <w:bookmarkEnd w:id="11"/>
    </w:p>
    <w:p w14:paraId="6E642575" w14:textId="77007603" w:rsidR="0034037B" w:rsidRPr="00176460" w:rsidRDefault="00B013EC" w:rsidP="002D6FCC">
      <w:pPr>
        <w:spacing w:line="240" w:lineRule="auto"/>
        <w:rPr>
          <w:rFonts w:cstheme="minorHAnsi"/>
        </w:rPr>
      </w:pPr>
      <w:r w:rsidRPr="00176460">
        <w:rPr>
          <w:rFonts w:cstheme="minorHAnsi"/>
        </w:rPr>
        <w:t xml:space="preserve">The communication is based on </w:t>
      </w:r>
      <w:r w:rsidR="0099741F" w:rsidRPr="00176460">
        <w:rPr>
          <w:rFonts w:cstheme="minorHAnsi"/>
        </w:rPr>
        <w:t>SOAP</w:t>
      </w:r>
      <w:r w:rsidR="00C95BFB" w:rsidRPr="00176460">
        <w:rPr>
          <w:rFonts w:cstheme="minorHAnsi"/>
        </w:rPr>
        <w:t xml:space="preserve"> model, </w:t>
      </w:r>
      <w:r w:rsidR="00E6077B" w:rsidRPr="00176460">
        <w:rPr>
          <w:rFonts w:cstheme="minorHAnsi"/>
        </w:rPr>
        <w:t>HTTP(S)</w:t>
      </w:r>
      <w:r w:rsidRPr="00176460">
        <w:rPr>
          <w:rFonts w:cstheme="minorHAnsi"/>
        </w:rPr>
        <w:t xml:space="preserve"> </w:t>
      </w:r>
      <w:r w:rsidR="00F717D6" w:rsidRPr="00176460">
        <w:rPr>
          <w:rFonts w:cstheme="minorHAnsi"/>
        </w:rPr>
        <w:t>connectivity;</w:t>
      </w:r>
      <w:r w:rsidRPr="00176460">
        <w:rPr>
          <w:rFonts w:cstheme="minorHAnsi"/>
        </w:rPr>
        <w:t xml:space="preserve"> </w:t>
      </w:r>
      <w:r w:rsidR="00A13C73" w:rsidRPr="00176460">
        <w:rPr>
          <w:rFonts w:cstheme="minorHAnsi"/>
        </w:rPr>
        <w:t>Fawry</w:t>
      </w:r>
      <w:r w:rsidR="00E6077B" w:rsidRPr="00176460">
        <w:rPr>
          <w:rFonts w:cstheme="minorHAnsi"/>
        </w:rPr>
        <w:t xml:space="preserve"> EBPP </w:t>
      </w:r>
      <w:r w:rsidR="002D6FCC">
        <w:rPr>
          <w:rFonts w:cstheme="minorHAnsi"/>
        </w:rPr>
        <w:t>GW</w:t>
      </w:r>
      <w:r w:rsidR="00E6077B" w:rsidRPr="00176460">
        <w:rPr>
          <w:rFonts w:cstheme="minorHAnsi"/>
        </w:rPr>
        <w:t xml:space="preserve"> makes the HTTP connection with </w:t>
      </w:r>
      <w:proofErr w:type="spellStart"/>
      <w:r w:rsidR="00E531A3">
        <w:rPr>
          <w:rFonts w:cstheme="minorHAnsi"/>
        </w:rPr>
        <w:t>Souhoola</w:t>
      </w:r>
      <w:proofErr w:type="spellEnd"/>
      <w:r w:rsidR="000345D3" w:rsidRPr="00176460">
        <w:rPr>
          <w:rFonts w:cstheme="minorHAnsi"/>
        </w:rPr>
        <w:t xml:space="preserve"> </w:t>
      </w:r>
      <w:r w:rsidR="00C95BFB" w:rsidRPr="00176460">
        <w:rPr>
          <w:rFonts w:cstheme="minorHAnsi"/>
        </w:rPr>
        <w:t>Service</w:t>
      </w:r>
      <w:r w:rsidR="00B22C1B" w:rsidRPr="00176460">
        <w:rPr>
          <w:rFonts w:cstheme="minorHAnsi"/>
        </w:rPr>
        <w:t xml:space="preserve"> </w:t>
      </w:r>
      <w:r w:rsidR="00570A12" w:rsidRPr="00176460">
        <w:rPr>
          <w:rFonts w:cstheme="minorHAnsi"/>
        </w:rPr>
        <w:t xml:space="preserve">Interface </w:t>
      </w:r>
      <w:r w:rsidR="006C4F52" w:rsidRPr="00176460">
        <w:rPr>
          <w:rFonts w:cstheme="minorHAnsi"/>
        </w:rPr>
        <w:t xml:space="preserve">provided by </w:t>
      </w:r>
      <w:proofErr w:type="spellStart"/>
      <w:r w:rsidR="00E531A3">
        <w:rPr>
          <w:rFonts w:cstheme="minorHAnsi"/>
        </w:rPr>
        <w:t>Souhoola</w:t>
      </w:r>
      <w:proofErr w:type="spellEnd"/>
      <w:r w:rsidR="005243E1" w:rsidRPr="00176460">
        <w:rPr>
          <w:rFonts w:cstheme="minorHAnsi"/>
        </w:rPr>
        <w:t xml:space="preserve"> </w:t>
      </w:r>
      <w:r w:rsidR="00E6077B" w:rsidRPr="00176460">
        <w:rPr>
          <w:rFonts w:cstheme="minorHAnsi"/>
        </w:rPr>
        <w:t xml:space="preserve">and sends the request (Post) content </w:t>
      </w:r>
      <w:r w:rsidR="00034CB4">
        <w:rPr>
          <w:rFonts w:cstheme="minorHAnsi"/>
        </w:rPr>
        <w:t>JSON</w:t>
      </w:r>
      <w:r w:rsidR="00E6077B" w:rsidRPr="00176460">
        <w:rPr>
          <w:rFonts w:cstheme="minorHAnsi"/>
        </w:rPr>
        <w:t xml:space="preserve">. Response of each request is also sent as </w:t>
      </w:r>
      <w:r w:rsidR="000C52C5">
        <w:rPr>
          <w:rFonts w:cstheme="minorHAnsi"/>
        </w:rPr>
        <w:t>JSON</w:t>
      </w:r>
      <w:r w:rsidR="00E6077B" w:rsidRPr="00176460">
        <w:rPr>
          <w:rFonts w:cstheme="minorHAnsi"/>
        </w:rPr>
        <w:t>.</w:t>
      </w:r>
    </w:p>
    <w:p w14:paraId="12FDF4C4" w14:textId="77777777" w:rsidR="004B1127" w:rsidRPr="00176460" w:rsidRDefault="004B1127" w:rsidP="00E6752A">
      <w:pPr>
        <w:spacing w:line="240" w:lineRule="auto"/>
        <w:rPr>
          <w:rFonts w:cstheme="minorHAnsi"/>
        </w:rPr>
      </w:pPr>
      <w:r w:rsidRPr="00176460">
        <w:rPr>
          <w:rFonts w:cstheme="minorHAnsi"/>
        </w:rPr>
        <w:t xml:space="preserve">The connection will use VPN over leased line connection. </w:t>
      </w:r>
    </w:p>
    <w:p w14:paraId="33A3AF0A" w14:textId="77777777" w:rsidR="002E0BC2" w:rsidRPr="00176460" w:rsidRDefault="002E0BC2" w:rsidP="00E6752A">
      <w:pPr>
        <w:pStyle w:val="Heading2"/>
        <w:spacing w:line="240" w:lineRule="auto"/>
        <w:rPr>
          <w:rFonts w:asciiTheme="minorHAnsi" w:hAnsiTheme="minorHAnsi" w:cstheme="minorHAnsi"/>
        </w:rPr>
      </w:pPr>
      <w:bookmarkStart w:id="12" w:name="_Toc132070508"/>
      <w:r w:rsidRPr="00176460">
        <w:rPr>
          <w:rFonts w:asciiTheme="minorHAnsi" w:hAnsiTheme="minorHAnsi" w:cstheme="minorHAnsi"/>
        </w:rPr>
        <w:t>Connection Procedure</w:t>
      </w:r>
      <w:bookmarkEnd w:id="12"/>
    </w:p>
    <w:p w14:paraId="297ED013" w14:textId="67BC3A83" w:rsidR="00D86650" w:rsidRPr="00176460" w:rsidRDefault="00A13C73" w:rsidP="002D6FCC">
      <w:pPr>
        <w:pStyle w:val="BodyText2"/>
      </w:pPr>
      <w:r w:rsidRPr="00176460">
        <w:t>Fawry</w:t>
      </w:r>
      <w:r w:rsidR="00D86650" w:rsidRPr="00176460">
        <w:t xml:space="preserve"> EBPP </w:t>
      </w:r>
      <w:r w:rsidR="002D6FCC">
        <w:t>GW</w:t>
      </w:r>
      <w:r w:rsidR="00C37A24" w:rsidRPr="00176460">
        <w:t xml:space="preserve"> </w:t>
      </w:r>
      <w:r w:rsidR="00D86650" w:rsidRPr="00176460">
        <w:t xml:space="preserve">calls the specific URL to make the HTTP Connection with </w:t>
      </w:r>
      <w:proofErr w:type="spellStart"/>
      <w:r w:rsidR="00E531A3">
        <w:t>Souhoola</w:t>
      </w:r>
      <w:proofErr w:type="spellEnd"/>
      <w:r w:rsidR="00B42491" w:rsidRPr="00176460">
        <w:t xml:space="preserve"> Service </w:t>
      </w:r>
      <w:r w:rsidR="00B22C1B" w:rsidRPr="00176460">
        <w:t>Interface</w:t>
      </w:r>
      <w:r w:rsidR="00D86650" w:rsidRPr="00176460">
        <w:t>. The details of HTTP Header and URL are mentioned below.</w:t>
      </w:r>
    </w:p>
    <w:p w14:paraId="010140A6" w14:textId="77777777" w:rsidR="00B93345" w:rsidRPr="00176460" w:rsidRDefault="00B93345" w:rsidP="00E6752A">
      <w:pPr>
        <w:spacing w:line="240" w:lineRule="auto"/>
        <w:rPr>
          <w:rFonts w:eastAsia="Times New Roman" w:cstheme="minorHAnsi"/>
          <w:sz w:val="24"/>
          <w:szCs w:val="24"/>
        </w:rPr>
      </w:pPr>
      <w:r w:rsidRPr="00176460">
        <w:rPr>
          <w:rFonts w:eastAsia="Times New Roman" w:cstheme="minorHAnsi"/>
          <w:sz w:val="24"/>
          <w:szCs w:val="24"/>
        </w:rPr>
        <w:br w:type="page"/>
      </w:r>
    </w:p>
    <w:p w14:paraId="2819C851" w14:textId="5EBD07F1" w:rsidR="00FB6533" w:rsidRDefault="005F05F6" w:rsidP="00257D77">
      <w:pPr>
        <w:pStyle w:val="Heading1"/>
        <w:rPr>
          <w:rFonts w:asciiTheme="minorHAnsi" w:hAnsiTheme="minorHAnsi" w:cstheme="minorHAnsi"/>
        </w:rPr>
      </w:pPr>
      <w:bookmarkStart w:id="13" w:name="_Toc132070509"/>
      <w:r w:rsidRPr="00176460">
        <w:rPr>
          <w:rFonts w:asciiTheme="minorHAnsi" w:hAnsiTheme="minorHAnsi" w:cstheme="minorHAnsi"/>
        </w:rPr>
        <w:lastRenderedPageBreak/>
        <w:t xml:space="preserve">Integration </w:t>
      </w:r>
      <w:r w:rsidR="00EE7A92" w:rsidRPr="00176460">
        <w:rPr>
          <w:rFonts w:asciiTheme="minorHAnsi" w:hAnsiTheme="minorHAnsi" w:cstheme="minorHAnsi"/>
        </w:rPr>
        <w:t>Architecture</w:t>
      </w:r>
      <w:bookmarkEnd w:id="13"/>
    </w:p>
    <w:tbl>
      <w:tblPr>
        <w:tblStyle w:val="TableGrid"/>
        <w:tblW w:w="0" w:type="auto"/>
        <w:tblLook w:val="04A0" w:firstRow="1" w:lastRow="0" w:firstColumn="1" w:lastColumn="0" w:noHBand="0" w:noVBand="1"/>
      </w:tblPr>
      <w:tblGrid>
        <w:gridCol w:w="12950"/>
      </w:tblGrid>
      <w:tr w:rsidR="00E531A3" w14:paraId="3D1A0436" w14:textId="77777777" w:rsidTr="00E531A3">
        <w:tc>
          <w:tcPr>
            <w:tcW w:w="12950" w:type="dxa"/>
          </w:tcPr>
          <w:p w14:paraId="40A961CE" w14:textId="3806697F" w:rsidR="00E531A3" w:rsidRDefault="00E531A3" w:rsidP="00E531A3">
            <w:r>
              <w:rPr>
                <w:noProof/>
              </w:rPr>
              <w:drawing>
                <wp:inline distT="0" distB="0" distL="0" distR="0" wp14:anchorId="6909F750" wp14:editId="094E1B16">
                  <wp:extent cx="6350000" cy="5391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ouhoola - Purchase.png"/>
                          <pic:cNvPicPr/>
                        </pic:nvPicPr>
                        <pic:blipFill>
                          <a:blip r:embed="rId8">
                            <a:extLst>
                              <a:ext uri="{28A0092B-C50C-407E-A947-70E740481C1C}">
                                <a14:useLocalDpi xmlns:a14="http://schemas.microsoft.com/office/drawing/2010/main" val="0"/>
                              </a:ext>
                            </a:extLst>
                          </a:blip>
                          <a:stretch>
                            <a:fillRect/>
                          </a:stretch>
                        </pic:blipFill>
                        <pic:spPr>
                          <a:xfrm>
                            <a:off x="0" y="0"/>
                            <a:ext cx="6350000" cy="5391150"/>
                          </a:xfrm>
                          <a:prstGeom prst="rect">
                            <a:avLst/>
                          </a:prstGeom>
                        </pic:spPr>
                      </pic:pic>
                    </a:graphicData>
                  </a:graphic>
                </wp:inline>
              </w:drawing>
            </w:r>
          </w:p>
        </w:tc>
      </w:tr>
    </w:tbl>
    <w:p w14:paraId="14E688FD" w14:textId="77777777" w:rsidR="00E531A3" w:rsidRPr="0053687C" w:rsidRDefault="00E531A3" w:rsidP="0053687C"/>
    <w:p w14:paraId="5CFF7EB9" w14:textId="7DBCB54A" w:rsidR="00032747" w:rsidRDefault="00AE67D4" w:rsidP="004B09FE">
      <w:pPr>
        <w:spacing w:after="0" w:line="240" w:lineRule="auto"/>
        <w:rPr>
          <w:rFonts w:cstheme="minorHAnsi"/>
        </w:rPr>
      </w:pPr>
      <w:r w:rsidRPr="00AE67D4">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lastRenderedPageBreak/>
        <w:t xml:space="preserve"> </w:t>
      </w:r>
    </w:p>
    <w:p w14:paraId="2A258328" w14:textId="77777777" w:rsidR="00032747" w:rsidRDefault="00032747" w:rsidP="004B09FE">
      <w:pPr>
        <w:spacing w:after="0" w:line="240" w:lineRule="auto"/>
        <w:rPr>
          <w:rFonts w:eastAsia="Times New Roman" w:cstheme="minorHAnsi"/>
          <w:b/>
          <w:bCs/>
          <w:color w:val="0070C0"/>
          <w:sz w:val="24"/>
          <w:szCs w:val="24"/>
        </w:rPr>
      </w:pPr>
    </w:p>
    <w:p w14:paraId="0593045A" w14:textId="67BBC946" w:rsidR="004B09FE" w:rsidRPr="00176460" w:rsidRDefault="004B09FE" w:rsidP="004B09FE">
      <w:pPr>
        <w:spacing w:after="0" w:line="240" w:lineRule="auto"/>
        <w:rPr>
          <w:rFonts w:eastAsia="Times New Roman" w:cstheme="minorHAnsi"/>
          <w:b/>
          <w:bCs/>
          <w:color w:val="0070C0"/>
          <w:sz w:val="24"/>
          <w:szCs w:val="24"/>
        </w:rPr>
      </w:pPr>
      <w:r w:rsidRPr="00176460">
        <w:rPr>
          <w:rFonts w:eastAsia="Times New Roman" w:cstheme="minorHAnsi"/>
          <w:b/>
          <w:bCs/>
          <w:color w:val="0070C0"/>
          <w:sz w:val="24"/>
          <w:szCs w:val="24"/>
        </w:rPr>
        <w:t>Integration Points:</w:t>
      </w:r>
    </w:p>
    <w:tbl>
      <w:tblPr>
        <w:tblStyle w:val="GridTable1Light-Accent1"/>
        <w:tblW w:w="0" w:type="auto"/>
        <w:tblLook w:val="04A0" w:firstRow="1" w:lastRow="0" w:firstColumn="1" w:lastColumn="0" w:noHBand="0" w:noVBand="1"/>
      </w:tblPr>
      <w:tblGrid>
        <w:gridCol w:w="3481"/>
        <w:gridCol w:w="9469"/>
      </w:tblGrid>
      <w:tr w:rsidR="00F5673D" w:rsidRPr="00176460" w14:paraId="4845430F" w14:textId="77777777" w:rsidTr="008842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1" w:type="dxa"/>
            <w:shd w:val="clear" w:color="auto" w:fill="DAEEF3" w:themeFill="accent5" w:themeFillTint="33"/>
          </w:tcPr>
          <w:p w14:paraId="44F9400E" w14:textId="5A162345" w:rsidR="00F5673D" w:rsidRPr="00176460" w:rsidRDefault="00884204" w:rsidP="00684F80">
            <w:pPr>
              <w:jc w:val="center"/>
              <w:rPr>
                <w:rFonts w:cstheme="minorHAnsi"/>
                <w:b w:val="0"/>
                <w:bCs w:val="0"/>
              </w:rPr>
            </w:pPr>
            <w:r>
              <w:rPr>
                <w:rFonts w:cstheme="minorHAnsi"/>
                <w:b w:val="0"/>
                <w:bCs w:val="0"/>
              </w:rPr>
              <w:t>Interface</w:t>
            </w:r>
          </w:p>
        </w:tc>
        <w:tc>
          <w:tcPr>
            <w:tcW w:w="9469" w:type="dxa"/>
            <w:shd w:val="clear" w:color="auto" w:fill="DAEEF3" w:themeFill="accent5" w:themeFillTint="33"/>
          </w:tcPr>
          <w:p w14:paraId="291B455C" w14:textId="48C0B510" w:rsidR="00F5673D" w:rsidRPr="00176460" w:rsidRDefault="00F5673D" w:rsidP="00684F80">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76460">
              <w:rPr>
                <w:rFonts w:cstheme="minorHAnsi"/>
                <w:b w:val="0"/>
                <w:bCs w:val="0"/>
              </w:rPr>
              <w:t>URL</w:t>
            </w:r>
          </w:p>
        </w:tc>
      </w:tr>
      <w:tr w:rsidR="00F5673D" w:rsidRPr="00176460" w14:paraId="68C42EED" w14:textId="77777777" w:rsidTr="00884204">
        <w:tc>
          <w:tcPr>
            <w:cnfStyle w:val="001000000000" w:firstRow="0" w:lastRow="0" w:firstColumn="1" w:lastColumn="0" w:oddVBand="0" w:evenVBand="0" w:oddHBand="0" w:evenHBand="0" w:firstRowFirstColumn="0" w:firstRowLastColumn="0" w:lastRowFirstColumn="0" w:lastRowLastColumn="0"/>
            <w:tcW w:w="3481" w:type="dxa"/>
          </w:tcPr>
          <w:p w14:paraId="741A94D8" w14:textId="4598C59E" w:rsidR="00F5673D" w:rsidRPr="00176460" w:rsidRDefault="00B95F3F" w:rsidP="007A0E00">
            <w:pPr>
              <w:rPr>
                <w:rFonts w:cstheme="minorHAnsi"/>
                <w:b w:val="0"/>
                <w:bCs w:val="0"/>
              </w:rPr>
            </w:pPr>
            <w:r>
              <w:rPr>
                <w:rFonts w:cstheme="minorHAnsi"/>
                <w:b w:val="0"/>
                <w:bCs w:val="0"/>
              </w:rPr>
              <w:t>Login</w:t>
            </w:r>
          </w:p>
        </w:tc>
        <w:tc>
          <w:tcPr>
            <w:tcW w:w="9469" w:type="dxa"/>
          </w:tcPr>
          <w:p w14:paraId="3ACD281B" w14:textId="4FD2CDEE" w:rsidR="00F5673D" w:rsidRPr="00176460" w:rsidRDefault="00F5673D" w:rsidP="007E2302">
            <w:pPr>
              <w:cnfStyle w:val="000000000000" w:firstRow="0" w:lastRow="0" w:firstColumn="0" w:lastColumn="0" w:oddVBand="0" w:evenVBand="0" w:oddHBand="0" w:evenHBand="0" w:firstRowFirstColumn="0" w:firstRowLastColumn="0" w:lastRowFirstColumn="0" w:lastRowLastColumn="0"/>
              <w:rPr>
                <w:rFonts w:cstheme="minorHAnsi"/>
              </w:rPr>
            </w:pPr>
            <w:r w:rsidRPr="00176460">
              <w:rPr>
                <w:rFonts w:cstheme="minorHAnsi"/>
              </w:rPr>
              <w:t xml:space="preserve">Should be configured per </w:t>
            </w:r>
            <w:r w:rsidR="007E2302" w:rsidRPr="00176460">
              <w:rPr>
                <w:rFonts w:cstheme="minorHAnsi"/>
              </w:rPr>
              <w:t>Adapter</w:t>
            </w:r>
          </w:p>
        </w:tc>
      </w:tr>
      <w:tr w:rsidR="00CC4844" w:rsidRPr="00176460" w14:paraId="6C873A96" w14:textId="77777777" w:rsidTr="00884204">
        <w:tc>
          <w:tcPr>
            <w:cnfStyle w:val="001000000000" w:firstRow="0" w:lastRow="0" w:firstColumn="1" w:lastColumn="0" w:oddVBand="0" w:evenVBand="0" w:oddHBand="0" w:evenHBand="0" w:firstRowFirstColumn="0" w:firstRowLastColumn="0" w:lastRowFirstColumn="0" w:lastRowLastColumn="0"/>
            <w:tcW w:w="3481" w:type="dxa"/>
          </w:tcPr>
          <w:p w14:paraId="6A842044" w14:textId="3D6CE5D9" w:rsidR="00CC4844" w:rsidRPr="00EF0BC6" w:rsidRDefault="005866F6" w:rsidP="007A0E00">
            <w:pPr>
              <w:rPr>
                <w:rFonts w:cstheme="minorHAnsi"/>
                <w:b w:val="0"/>
                <w:bCs w:val="0"/>
              </w:rPr>
            </w:pPr>
            <w:r>
              <w:rPr>
                <w:rFonts w:cstheme="minorHAnsi"/>
                <w:b w:val="0"/>
                <w:bCs w:val="0"/>
              </w:rPr>
              <w:t>Check Booked</w:t>
            </w:r>
            <w:r w:rsidR="00AD06DF">
              <w:rPr>
                <w:rFonts w:cstheme="minorHAnsi"/>
                <w:b w:val="0"/>
                <w:bCs w:val="0"/>
              </w:rPr>
              <w:t xml:space="preserve"> Transaction</w:t>
            </w:r>
          </w:p>
        </w:tc>
        <w:tc>
          <w:tcPr>
            <w:tcW w:w="9469" w:type="dxa"/>
          </w:tcPr>
          <w:p w14:paraId="69D6B268" w14:textId="5E769602" w:rsidR="00CC4844" w:rsidRPr="00176460" w:rsidRDefault="00EF0BC6" w:rsidP="007E2302">
            <w:pPr>
              <w:cnfStyle w:val="000000000000" w:firstRow="0" w:lastRow="0" w:firstColumn="0" w:lastColumn="0" w:oddVBand="0" w:evenVBand="0" w:oddHBand="0" w:evenHBand="0" w:firstRowFirstColumn="0" w:firstRowLastColumn="0" w:lastRowFirstColumn="0" w:lastRowLastColumn="0"/>
              <w:rPr>
                <w:rFonts w:cstheme="minorHAnsi"/>
              </w:rPr>
            </w:pPr>
            <w:r w:rsidRPr="00176460">
              <w:rPr>
                <w:rFonts w:cstheme="minorHAnsi"/>
              </w:rPr>
              <w:t>Should be configured per Adapter</w:t>
            </w:r>
          </w:p>
        </w:tc>
      </w:tr>
    </w:tbl>
    <w:p w14:paraId="1BF1F285" w14:textId="77777777" w:rsidR="004B09FE" w:rsidRPr="00176460" w:rsidRDefault="004B09FE" w:rsidP="004B09FE">
      <w:pPr>
        <w:spacing w:after="0" w:line="240" w:lineRule="auto"/>
        <w:rPr>
          <w:rFonts w:eastAsia="Times New Roman" w:cstheme="minorHAnsi"/>
          <w:b/>
          <w:bCs/>
          <w:sz w:val="24"/>
          <w:szCs w:val="24"/>
          <w:u w:val="single"/>
        </w:rPr>
      </w:pPr>
    </w:p>
    <w:p w14:paraId="065FC4DB" w14:textId="4429B6E7" w:rsidR="005B6C08" w:rsidRPr="00176460" w:rsidRDefault="003C5453" w:rsidP="00DA0EDB">
      <w:pPr>
        <w:pStyle w:val="Heading1"/>
        <w:rPr>
          <w:rFonts w:asciiTheme="minorHAnsi" w:hAnsiTheme="minorHAnsi" w:cstheme="minorHAnsi"/>
        </w:rPr>
      </w:pPr>
      <w:bookmarkStart w:id="14" w:name="_Toc132070510"/>
      <w:r w:rsidRPr="00176460">
        <w:rPr>
          <w:rFonts w:asciiTheme="minorHAnsi" w:hAnsiTheme="minorHAnsi" w:cstheme="minorHAnsi"/>
        </w:rPr>
        <w:t>Adapter Behavior</w:t>
      </w:r>
      <w:bookmarkEnd w:id="14"/>
    </w:p>
    <w:p w14:paraId="0FB0CFE1" w14:textId="77777777" w:rsidR="0028026E" w:rsidRPr="00176460" w:rsidRDefault="0028026E" w:rsidP="00FE6E46">
      <w:pPr>
        <w:pStyle w:val="ListParagraph"/>
        <w:numPr>
          <w:ilvl w:val="0"/>
          <w:numId w:val="2"/>
        </w:numPr>
        <w:spacing w:line="240" w:lineRule="auto"/>
        <w:rPr>
          <w:rFonts w:cstheme="minorHAnsi"/>
        </w:rPr>
      </w:pPr>
      <w:r w:rsidRPr="00176460">
        <w:rPr>
          <w:rFonts w:cstheme="minorHAnsi"/>
        </w:rPr>
        <w:t>Authenticate the sender</w:t>
      </w:r>
    </w:p>
    <w:p w14:paraId="0D2399B9" w14:textId="3E8FB139" w:rsidR="0028026E" w:rsidRDefault="0028026E" w:rsidP="00FE6E46">
      <w:pPr>
        <w:pStyle w:val="ListParagraph"/>
        <w:numPr>
          <w:ilvl w:val="0"/>
          <w:numId w:val="2"/>
        </w:numPr>
        <w:spacing w:line="240" w:lineRule="auto"/>
        <w:rPr>
          <w:rFonts w:cstheme="minorHAnsi"/>
        </w:rPr>
      </w:pPr>
      <w:r w:rsidRPr="00176460">
        <w:rPr>
          <w:rFonts w:cstheme="minorHAnsi"/>
        </w:rPr>
        <w:t>Estab</w:t>
      </w:r>
      <w:r w:rsidR="005E63C2" w:rsidRPr="00176460">
        <w:rPr>
          <w:rFonts w:cstheme="minorHAnsi"/>
        </w:rPr>
        <w:t xml:space="preserve">lish the connection between </w:t>
      </w:r>
      <w:proofErr w:type="spellStart"/>
      <w:r w:rsidR="00E531A3">
        <w:rPr>
          <w:rFonts w:cstheme="minorHAnsi"/>
        </w:rPr>
        <w:t>Souhoola</w:t>
      </w:r>
      <w:proofErr w:type="spellEnd"/>
      <w:r w:rsidR="005E63C2" w:rsidRPr="00176460">
        <w:rPr>
          <w:rFonts w:cstheme="minorHAnsi"/>
        </w:rPr>
        <w:t xml:space="preserve"> </w:t>
      </w:r>
      <w:r w:rsidR="00003272">
        <w:rPr>
          <w:rFonts w:cstheme="minorHAnsi"/>
        </w:rPr>
        <w:t xml:space="preserve">System </w:t>
      </w:r>
      <w:r w:rsidRPr="00176460">
        <w:rPr>
          <w:rFonts w:cstheme="minorHAnsi"/>
        </w:rPr>
        <w:t>and Fawry EBPP</w:t>
      </w:r>
      <w:r w:rsidR="00B70910">
        <w:rPr>
          <w:rFonts w:cstheme="minorHAnsi"/>
        </w:rPr>
        <w:t>.</w:t>
      </w:r>
    </w:p>
    <w:p w14:paraId="29CCFD6A" w14:textId="77777777" w:rsidR="0028026E" w:rsidRPr="00176460" w:rsidRDefault="0028026E" w:rsidP="00FE6E46">
      <w:pPr>
        <w:pStyle w:val="ListParagraph"/>
        <w:numPr>
          <w:ilvl w:val="0"/>
          <w:numId w:val="2"/>
        </w:numPr>
        <w:spacing w:line="240" w:lineRule="auto"/>
        <w:rPr>
          <w:rFonts w:cstheme="minorHAnsi"/>
        </w:rPr>
      </w:pPr>
      <w:r w:rsidRPr="00176460">
        <w:rPr>
          <w:rFonts w:cstheme="minorHAnsi"/>
        </w:rPr>
        <w:t>Log the actual message before transformation</w:t>
      </w:r>
    </w:p>
    <w:p w14:paraId="20EC7E83" w14:textId="77777777" w:rsidR="0028026E" w:rsidRPr="00176460" w:rsidRDefault="0028026E" w:rsidP="00FE6E46">
      <w:pPr>
        <w:pStyle w:val="ListParagraph"/>
        <w:numPr>
          <w:ilvl w:val="0"/>
          <w:numId w:val="2"/>
        </w:numPr>
        <w:spacing w:line="240" w:lineRule="auto"/>
        <w:rPr>
          <w:rFonts w:cstheme="minorHAnsi"/>
        </w:rPr>
      </w:pPr>
      <w:r w:rsidRPr="00176460">
        <w:rPr>
          <w:rFonts w:cstheme="minorHAnsi"/>
        </w:rPr>
        <w:t>Caching some data elements for future retrieval</w:t>
      </w:r>
    </w:p>
    <w:p w14:paraId="2BBE2076" w14:textId="77777777" w:rsidR="0028026E" w:rsidRPr="00176460" w:rsidRDefault="0028026E" w:rsidP="00FE6E46">
      <w:pPr>
        <w:pStyle w:val="ListParagraph"/>
        <w:numPr>
          <w:ilvl w:val="0"/>
          <w:numId w:val="2"/>
        </w:numPr>
        <w:spacing w:line="240" w:lineRule="auto"/>
        <w:rPr>
          <w:rFonts w:cstheme="minorHAnsi"/>
        </w:rPr>
      </w:pPr>
      <w:r w:rsidRPr="00176460">
        <w:rPr>
          <w:rFonts w:cstheme="minorHAnsi"/>
        </w:rPr>
        <w:t>Retrieve static data elements from configuration</w:t>
      </w:r>
    </w:p>
    <w:p w14:paraId="5BF8EABA" w14:textId="14AF14A7" w:rsidR="00026811" w:rsidRDefault="00026811" w:rsidP="00FE6E46">
      <w:pPr>
        <w:pStyle w:val="ListParagraph"/>
        <w:numPr>
          <w:ilvl w:val="0"/>
          <w:numId w:val="2"/>
        </w:numPr>
        <w:spacing w:line="240" w:lineRule="auto"/>
        <w:rPr>
          <w:rFonts w:cstheme="minorHAnsi"/>
        </w:rPr>
      </w:pPr>
      <w:r>
        <w:rPr>
          <w:rFonts w:cstheme="minorHAnsi"/>
        </w:rPr>
        <w:t xml:space="preserve">Call two different APIs sequentially to retrieve the details of a certain </w:t>
      </w:r>
      <w:r w:rsidR="009C5566">
        <w:rPr>
          <w:rFonts w:cstheme="minorHAnsi"/>
        </w:rPr>
        <w:t>approved purchase transaction</w:t>
      </w:r>
      <w:r>
        <w:rPr>
          <w:rFonts w:cstheme="minorHAnsi"/>
        </w:rPr>
        <w:t xml:space="preserve"> as follows:</w:t>
      </w:r>
    </w:p>
    <w:p w14:paraId="7751BD0E" w14:textId="70BA57B8" w:rsidR="00026811" w:rsidRDefault="001820A5" w:rsidP="00FE6E46">
      <w:pPr>
        <w:pStyle w:val="ListParagraph"/>
        <w:numPr>
          <w:ilvl w:val="0"/>
          <w:numId w:val="5"/>
        </w:numPr>
        <w:spacing w:line="240" w:lineRule="auto"/>
        <w:rPr>
          <w:rFonts w:cstheme="minorHAnsi"/>
        </w:rPr>
      </w:pPr>
      <w:r>
        <w:rPr>
          <w:rFonts w:cstheme="minorHAnsi"/>
        </w:rPr>
        <w:t xml:space="preserve">Call </w:t>
      </w:r>
      <w:r w:rsidR="001A7426">
        <w:rPr>
          <w:rFonts w:cstheme="minorHAnsi"/>
        </w:rPr>
        <w:t>Login API</w:t>
      </w:r>
      <w:r w:rsidR="000D43F4">
        <w:rPr>
          <w:rFonts w:cstheme="minorHAnsi"/>
        </w:rPr>
        <w:t>, then</w:t>
      </w:r>
    </w:p>
    <w:p w14:paraId="15CEB9F9" w14:textId="70BD7233" w:rsidR="00026811" w:rsidRDefault="00026811" w:rsidP="00FE6E46">
      <w:pPr>
        <w:pStyle w:val="ListParagraph"/>
        <w:numPr>
          <w:ilvl w:val="0"/>
          <w:numId w:val="5"/>
        </w:numPr>
        <w:spacing w:line="240" w:lineRule="auto"/>
        <w:rPr>
          <w:rFonts w:cstheme="minorHAnsi"/>
        </w:rPr>
      </w:pPr>
      <w:r>
        <w:rPr>
          <w:rFonts w:cstheme="minorHAnsi"/>
        </w:rPr>
        <w:t xml:space="preserve">Call </w:t>
      </w:r>
      <w:r w:rsidR="005866F6">
        <w:rPr>
          <w:rFonts w:cstheme="minorHAnsi"/>
        </w:rPr>
        <w:t>Check Booked</w:t>
      </w:r>
      <w:r w:rsidR="00047F39" w:rsidRPr="00047F39">
        <w:rPr>
          <w:rFonts w:cstheme="minorHAnsi"/>
        </w:rPr>
        <w:t xml:space="preserve"> Transaction</w:t>
      </w:r>
      <w:r w:rsidR="00047F39">
        <w:rPr>
          <w:rFonts w:cstheme="minorHAnsi"/>
        </w:rPr>
        <w:t xml:space="preserve"> </w:t>
      </w:r>
      <w:r w:rsidR="00507858">
        <w:rPr>
          <w:rFonts w:cstheme="minorHAnsi"/>
        </w:rPr>
        <w:t>API</w:t>
      </w:r>
    </w:p>
    <w:p w14:paraId="5FE52776" w14:textId="774DC5A6" w:rsidR="001C3BBB" w:rsidRPr="001C3BBB" w:rsidRDefault="001C3BBB" w:rsidP="00FE6E46">
      <w:pPr>
        <w:pStyle w:val="ListParagraph"/>
        <w:numPr>
          <w:ilvl w:val="0"/>
          <w:numId w:val="7"/>
        </w:numPr>
        <w:spacing w:line="240" w:lineRule="auto"/>
        <w:rPr>
          <w:rFonts w:cstheme="minorHAnsi"/>
        </w:rPr>
      </w:pPr>
      <w:r>
        <w:rPr>
          <w:rFonts w:cstheme="minorHAnsi"/>
        </w:rPr>
        <w:t xml:space="preserve">Map the response of </w:t>
      </w:r>
      <w:r w:rsidR="003769D5">
        <w:rPr>
          <w:rFonts w:cstheme="minorHAnsi"/>
        </w:rPr>
        <w:t>Get Approved Purchase Transaction</w:t>
      </w:r>
      <w:r>
        <w:rPr>
          <w:rFonts w:cstheme="minorHAnsi"/>
        </w:rPr>
        <w:t xml:space="preserve"> to </w:t>
      </w:r>
      <w:proofErr w:type="spellStart"/>
      <w:r w:rsidR="0007568E">
        <w:rPr>
          <w:rFonts w:cstheme="minorHAnsi"/>
        </w:rPr>
        <w:t>DebitAdd</w:t>
      </w:r>
      <w:proofErr w:type="spellEnd"/>
      <w:r>
        <w:rPr>
          <w:rFonts w:cstheme="minorHAnsi"/>
        </w:rPr>
        <w:t xml:space="preserve"> Response</w:t>
      </w:r>
    </w:p>
    <w:p w14:paraId="500086F3" w14:textId="77777777" w:rsidR="003079DA" w:rsidRPr="00176460" w:rsidRDefault="003079DA" w:rsidP="00E6752A">
      <w:pPr>
        <w:pStyle w:val="Heading1"/>
        <w:spacing w:line="240" w:lineRule="auto"/>
        <w:rPr>
          <w:rFonts w:asciiTheme="minorHAnsi" w:hAnsiTheme="minorHAnsi" w:cstheme="minorHAnsi"/>
        </w:rPr>
      </w:pPr>
      <w:bookmarkStart w:id="15" w:name="_Toc132070511"/>
      <w:r w:rsidRPr="00176460">
        <w:rPr>
          <w:rFonts w:asciiTheme="minorHAnsi" w:hAnsiTheme="minorHAnsi" w:cstheme="minorHAnsi"/>
        </w:rPr>
        <w:t>Messages Mapping</w:t>
      </w:r>
      <w:bookmarkEnd w:id="15"/>
    </w:p>
    <w:p w14:paraId="3F45FBA2" w14:textId="5FD13577" w:rsidR="00CA110C" w:rsidRPr="00176460" w:rsidRDefault="00174C2A" w:rsidP="003D0EAD">
      <w:pPr>
        <w:spacing w:line="240" w:lineRule="auto"/>
        <w:rPr>
          <w:rFonts w:cstheme="minorHAnsi"/>
        </w:rPr>
      </w:pPr>
      <w:r w:rsidRPr="00176460">
        <w:rPr>
          <w:rFonts w:cstheme="minorHAnsi"/>
        </w:rPr>
        <w:t xml:space="preserve">The adapter will </w:t>
      </w:r>
      <w:r w:rsidR="00BB0159" w:rsidRPr="00176460">
        <w:rPr>
          <w:rFonts w:cstheme="minorHAnsi"/>
        </w:rPr>
        <w:t>map</w:t>
      </w:r>
      <w:r w:rsidR="003079DA" w:rsidRPr="00176460">
        <w:rPr>
          <w:rFonts w:cstheme="minorHAnsi"/>
        </w:rPr>
        <w:t xml:space="preserve"> </w:t>
      </w:r>
      <w:r w:rsidR="00A13C73" w:rsidRPr="00176460">
        <w:rPr>
          <w:rFonts w:cstheme="minorHAnsi"/>
        </w:rPr>
        <w:t>Fawry</w:t>
      </w:r>
      <w:r w:rsidR="003079DA" w:rsidRPr="00176460">
        <w:rPr>
          <w:rFonts w:cstheme="minorHAnsi"/>
        </w:rPr>
        <w:t xml:space="preserve"> IFX Messages</w:t>
      </w:r>
      <w:r w:rsidR="00BB0159" w:rsidRPr="00176460">
        <w:rPr>
          <w:rFonts w:cstheme="minorHAnsi"/>
        </w:rPr>
        <w:t xml:space="preserve"> to </w:t>
      </w:r>
      <w:proofErr w:type="spellStart"/>
      <w:r w:rsidR="00E531A3">
        <w:rPr>
          <w:rFonts w:cstheme="minorHAnsi"/>
        </w:rPr>
        <w:t>Souhoola</w:t>
      </w:r>
      <w:proofErr w:type="spellEnd"/>
      <w:r w:rsidR="00445F75" w:rsidRPr="00176460">
        <w:rPr>
          <w:rFonts w:cstheme="minorHAnsi"/>
        </w:rPr>
        <w:t xml:space="preserve"> Service</w:t>
      </w:r>
      <w:r w:rsidR="00550F7E" w:rsidRPr="00176460">
        <w:rPr>
          <w:rFonts w:cstheme="minorHAnsi"/>
        </w:rPr>
        <w:t>s</w:t>
      </w:r>
      <w:r w:rsidR="004B17B7" w:rsidRPr="00176460">
        <w:rPr>
          <w:rFonts w:cstheme="minorHAnsi"/>
        </w:rPr>
        <w:t xml:space="preserve"> Interface</w:t>
      </w:r>
      <w:r w:rsidR="00550F7E" w:rsidRPr="00176460">
        <w:rPr>
          <w:rFonts w:cstheme="minorHAnsi"/>
        </w:rPr>
        <w:t xml:space="preserve"> (IFX Messages)</w:t>
      </w:r>
      <w:r w:rsidR="00BB0159" w:rsidRPr="00176460">
        <w:rPr>
          <w:rFonts w:cstheme="minorHAnsi"/>
        </w:rPr>
        <w:t xml:space="preserve"> </w:t>
      </w:r>
    </w:p>
    <w:p w14:paraId="7AD34A25" w14:textId="3EAC678A" w:rsidR="009F60C0" w:rsidRPr="00176460" w:rsidRDefault="00A13C73" w:rsidP="002D6FCC">
      <w:pPr>
        <w:spacing w:line="240" w:lineRule="auto"/>
        <w:rPr>
          <w:rFonts w:cstheme="minorHAnsi"/>
        </w:rPr>
      </w:pPr>
      <w:r w:rsidRPr="00176460">
        <w:rPr>
          <w:rFonts w:cstheme="minorHAnsi"/>
        </w:rPr>
        <w:t>Fawry</w:t>
      </w:r>
      <w:r w:rsidR="009F60C0" w:rsidRPr="00176460">
        <w:rPr>
          <w:rFonts w:cstheme="minorHAnsi"/>
        </w:rPr>
        <w:t xml:space="preserve"> EBPP </w:t>
      </w:r>
      <w:r w:rsidR="002D6FCC">
        <w:rPr>
          <w:rFonts w:cstheme="minorHAnsi"/>
        </w:rPr>
        <w:t>GW</w:t>
      </w:r>
      <w:r w:rsidR="00E838C4" w:rsidRPr="00176460">
        <w:rPr>
          <w:rFonts w:cstheme="minorHAnsi"/>
        </w:rPr>
        <w:t xml:space="preserve"> </w:t>
      </w:r>
      <w:r w:rsidR="009F60C0" w:rsidRPr="00176460">
        <w:rPr>
          <w:rFonts w:cstheme="minorHAnsi"/>
        </w:rPr>
        <w:sym w:font="Wingdings" w:char="F0DF"/>
      </w:r>
      <w:r w:rsidR="009F60C0" w:rsidRPr="00176460">
        <w:rPr>
          <w:rFonts w:cstheme="minorHAnsi"/>
        </w:rPr>
        <w:sym w:font="Wingdings" w:char="F0E0"/>
      </w:r>
      <w:r w:rsidR="009F60C0" w:rsidRPr="00176460">
        <w:rPr>
          <w:rFonts w:cstheme="minorHAnsi"/>
        </w:rPr>
        <w:t xml:space="preserve"> </w:t>
      </w:r>
      <w:proofErr w:type="spellStart"/>
      <w:r w:rsidR="00E531A3">
        <w:rPr>
          <w:rFonts w:cstheme="minorHAnsi"/>
        </w:rPr>
        <w:t>Souhoola</w:t>
      </w:r>
      <w:proofErr w:type="spellEnd"/>
      <w:r w:rsidR="006707D1" w:rsidRPr="00176460">
        <w:rPr>
          <w:rFonts w:cstheme="minorHAnsi"/>
        </w:rPr>
        <w:t xml:space="preserve"> Service</w:t>
      </w:r>
      <w:r w:rsidR="0092120C" w:rsidRPr="00176460">
        <w:rPr>
          <w:rFonts w:cstheme="minorHAnsi"/>
        </w:rPr>
        <w:t>s</w:t>
      </w:r>
      <w:r w:rsidR="004B17B7" w:rsidRPr="00176460">
        <w:rPr>
          <w:rFonts w:cstheme="minorHAnsi"/>
        </w:rPr>
        <w:t xml:space="preserve"> Interface</w:t>
      </w:r>
      <w:r w:rsidR="007B2220">
        <w:rPr>
          <w:rFonts w:cstheme="minorHAnsi"/>
        </w:rPr>
        <w:t>s</w:t>
      </w:r>
    </w:p>
    <w:tbl>
      <w:tblPr>
        <w:tblStyle w:val="GridTable1Light-Accent1"/>
        <w:tblW w:w="0" w:type="auto"/>
        <w:tblLook w:val="04A0" w:firstRow="1" w:lastRow="0" w:firstColumn="1" w:lastColumn="0" w:noHBand="0" w:noVBand="1"/>
      </w:tblPr>
      <w:tblGrid>
        <w:gridCol w:w="6115"/>
        <w:gridCol w:w="6835"/>
      </w:tblGrid>
      <w:tr w:rsidR="00A84534" w:rsidRPr="00E51665" w14:paraId="0F1F071B" w14:textId="77777777" w:rsidTr="00E516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5" w:type="dxa"/>
            <w:shd w:val="clear" w:color="auto" w:fill="DAEEF3" w:themeFill="accent5" w:themeFillTint="33"/>
          </w:tcPr>
          <w:p w14:paraId="31289421" w14:textId="42F71036" w:rsidR="00A84534" w:rsidRPr="00E51665" w:rsidRDefault="00A84534" w:rsidP="00E51665">
            <w:pPr>
              <w:rPr>
                <w:b w:val="0"/>
                <w:bCs w:val="0"/>
              </w:rPr>
            </w:pPr>
            <w:r w:rsidRPr="00E51665">
              <w:rPr>
                <w:b w:val="0"/>
                <w:bCs w:val="0"/>
              </w:rPr>
              <w:t>Source System</w:t>
            </w:r>
            <w:r w:rsidR="00204A42" w:rsidRPr="00E51665">
              <w:rPr>
                <w:b w:val="0"/>
                <w:bCs w:val="0"/>
              </w:rPr>
              <w:t xml:space="preserve"> – Message</w:t>
            </w:r>
          </w:p>
        </w:tc>
        <w:tc>
          <w:tcPr>
            <w:tcW w:w="6835" w:type="dxa"/>
            <w:shd w:val="clear" w:color="auto" w:fill="DAEEF3" w:themeFill="accent5" w:themeFillTint="33"/>
          </w:tcPr>
          <w:p w14:paraId="7CC79153" w14:textId="1B35BBB0" w:rsidR="00A84534" w:rsidRPr="00E51665" w:rsidRDefault="00A84534" w:rsidP="00E51665">
            <w:pPr>
              <w:cnfStyle w:val="100000000000" w:firstRow="1" w:lastRow="0" w:firstColumn="0" w:lastColumn="0" w:oddVBand="0" w:evenVBand="0" w:oddHBand="0" w:evenHBand="0" w:firstRowFirstColumn="0" w:firstRowLastColumn="0" w:lastRowFirstColumn="0" w:lastRowLastColumn="0"/>
              <w:rPr>
                <w:b w:val="0"/>
                <w:bCs w:val="0"/>
              </w:rPr>
            </w:pPr>
            <w:r w:rsidRPr="00E51665">
              <w:rPr>
                <w:b w:val="0"/>
                <w:bCs w:val="0"/>
              </w:rPr>
              <w:t>Target System</w:t>
            </w:r>
            <w:r w:rsidR="00204A42" w:rsidRPr="00E51665">
              <w:rPr>
                <w:b w:val="0"/>
                <w:bCs w:val="0"/>
              </w:rPr>
              <w:t xml:space="preserve"> - Message</w:t>
            </w:r>
          </w:p>
        </w:tc>
      </w:tr>
      <w:tr w:rsidR="00A84534" w:rsidRPr="00E51665" w14:paraId="6FBCADEF" w14:textId="77777777" w:rsidTr="00E51665">
        <w:tc>
          <w:tcPr>
            <w:cnfStyle w:val="001000000000" w:firstRow="0" w:lastRow="0" w:firstColumn="1" w:lastColumn="0" w:oddVBand="0" w:evenVBand="0" w:oddHBand="0" w:evenHBand="0" w:firstRowFirstColumn="0" w:firstRowLastColumn="0" w:lastRowFirstColumn="0" w:lastRowLastColumn="0"/>
            <w:tcW w:w="6115" w:type="dxa"/>
          </w:tcPr>
          <w:p w14:paraId="3460444B" w14:textId="2653349E" w:rsidR="00A84534" w:rsidRPr="00E51665" w:rsidRDefault="009D0668" w:rsidP="00E51665">
            <w:pPr>
              <w:rPr>
                <w:b w:val="0"/>
                <w:bCs w:val="0"/>
              </w:rPr>
            </w:pPr>
            <w:r w:rsidRPr="00E51665">
              <w:rPr>
                <w:b w:val="0"/>
                <w:bCs w:val="0"/>
              </w:rPr>
              <w:t xml:space="preserve">Fawry </w:t>
            </w:r>
            <w:r w:rsidR="00B40FFB" w:rsidRPr="00E51665">
              <w:rPr>
                <w:b w:val="0"/>
                <w:bCs w:val="0"/>
              </w:rPr>
              <w:t xml:space="preserve">- </w:t>
            </w:r>
            <w:r w:rsidR="00E8325C" w:rsidRPr="00E51665">
              <w:rPr>
                <w:b w:val="0"/>
                <w:bCs w:val="0"/>
              </w:rPr>
              <w:t xml:space="preserve">IFX </w:t>
            </w:r>
            <w:proofErr w:type="spellStart"/>
            <w:r w:rsidR="0007568E">
              <w:rPr>
                <w:b w:val="0"/>
                <w:bCs w:val="0"/>
              </w:rPr>
              <w:t>DebitAdd</w:t>
            </w:r>
            <w:proofErr w:type="spellEnd"/>
            <w:r w:rsidR="00E8325C" w:rsidRPr="00E51665">
              <w:rPr>
                <w:b w:val="0"/>
                <w:bCs w:val="0"/>
              </w:rPr>
              <w:t xml:space="preserve"> Request Message</w:t>
            </w:r>
          </w:p>
        </w:tc>
        <w:tc>
          <w:tcPr>
            <w:tcW w:w="6835" w:type="dxa"/>
          </w:tcPr>
          <w:p w14:paraId="26ADDC59" w14:textId="3CB683C6" w:rsidR="00E17E09" w:rsidRDefault="00C70EC3" w:rsidP="00FE6E46">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Login</w:t>
            </w:r>
            <w:r w:rsidR="00B32D1D" w:rsidRPr="00974B62">
              <w:rPr>
                <w:color w:val="00000A"/>
                <w:sz w:val="24"/>
              </w:rPr>
              <w:t xml:space="preserve"> </w:t>
            </w:r>
            <w:r w:rsidR="004D7076" w:rsidRPr="00E51665">
              <w:t>Request</w:t>
            </w:r>
          </w:p>
          <w:p w14:paraId="6C28AE89" w14:textId="1F3DFDB5" w:rsidR="0053691C" w:rsidRPr="00E51665" w:rsidRDefault="00E531A3" w:rsidP="00FE6E46">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rPr>
                <w:rFonts w:cstheme="minorHAnsi"/>
              </w:rPr>
              <w:t>Check Booked</w:t>
            </w:r>
          </w:p>
        </w:tc>
      </w:tr>
      <w:tr w:rsidR="00A93F29" w:rsidRPr="00E51665" w14:paraId="11660A1D" w14:textId="77777777" w:rsidTr="00E51665">
        <w:trPr>
          <w:trHeight w:val="305"/>
        </w:trPr>
        <w:tc>
          <w:tcPr>
            <w:cnfStyle w:val="001000000000" w:firstRow="0" w:lastRow="0" w:firstColumn="1" w:lastColumn="0" w:oddVBand="0" w:evenVBand="0" w:oddHBand="0" w:evenHBand="0" w:firstRowFirstColumn="0" w:firstRowLastColumn="0" w:lastRowFirstColumn="0" w:lastRowLastColumn="0"/>
            <w:tcW w:w="6115" w:type="dxa"/>
          </w:tcPr>
          <w:p w14:paraId="06328CCD" w14:textId="283ACA3E" w:rsidR="00A93F29" w:rsidRPr="00E51665" w:rsidRDefault="00E531A3" w:rsidP="00E51665">
            <w:pPr>
              <w:rPr>
                <w:b w:val="0"/>
                <w:bCs w:val="0"/>
              </w:rPr>
            </w:pPr>
            <w:r w:rsidRPr="0053687C">
              <w:rPr>
                <w:rFonts w:cstheme="minorHAnsi"/>
                <w:b w:val="0"/>
                <w:bCs w:val="0"/>
              </w:rPr>
              <w:t>Check Booked</w:t>
            </w:r>
            <w:r>
              <w:rPr>
                <w:b w:val="0"/>
                <w:bCs w:val="0"/>
              </w:rPr>
              <w:t xml:space="preserve"> </w:t>
            </w:r>
            <w:r w:rsidR="00EB325A" w:rsidRPr="00E51665">
              <w:rPr>
                <w:b w:val="0"/>
                <w:bCs w:val="0"/>
              </w:rPr>
              <w:t>Response</w:t>
            </w:r>
          </w:p>
        </w:tc>
        <w:tc>
          <w:tcPr>
            <w:tcW w:w="6835" w:type="dxa"/>
          </w:tcPr>
          <w:p w14:paraId="5C5058A8" w14:textId="3017C322" w:rsidR="00A93F29" w:rsidRPr="00E51665" w:rsidRDefault="005C0285" w:rsidP="00E51665">
            <w:pPr>
              <w:cnfStyle w:val="000000000000" w:firstRow="0" w:lastRow="0" w:firstColumn="0" w:lastColumn="0" w:oddVBand="0" w:evenVBand="0" w:oddHBand="0" w:evenHBand="0" w:firstRowFirstColumn="0" w:firstRowLastColumn="0" w:lastRowFirstColumn="0" w:lastRowLastColumn="0"/>
            </w:pPr>
            <w:r w:rsidRPr="00E51665">
              <w:t xml:space="preserve">Fawry </w:t>
            </w:r>
            <w:r w:rsidR="00C30FA4" w:rsidRPr="00E51665">
              <w:t xml:space="preserve">- </w:t>
            </w:r>
            <w:r w:rsidR="00894A93" w:rsidRPr="00E51665">
              <w:t xml:space="preserve">IFX </w:t>
            </w:r>
            <w:proofErr w:type="spellStart"/>
            <w:r w:rsidR="0007568E">
              <w:t>DebitAdd</w:t>
            </w:r>
            <w:proofErr w:type="spellEnd"/>
            <w:r w:rsidR="00866F91" w:rsidRPr="00E51665">
              <w:t xml:space="preserve"> </w:t>
            </w:r>
            <w:r w:rsidR="00894A93" w:rsidRPr="00E51665">
              <w:t>Response Message</w:t>
            </w:r>
          </w:p>
        </w:tc>
      </w:tr>
    </w:tbl>
    <w:p w14:paraId="2589A8A7" w14:textId="2D17DF11" w:rsidR="00F01F42" w:rsidRPr="00176460" w:rsidRDefault="007968B1" w:rsidP="007968B1">
      <w:pPr>
        <w:rPr>
          <w:rFonts w:cstheme="minorHAnsi"/>
        </w:rPr>
      </w:pPr>
      <w:r w:rsidRPr="00176460">
        <w:rPr>
          <w:rFonts w:cstheme="minorHAnsi"/>
        </w:rPr>
        <w:br w:type="page"/>
      </w:r>
    </w:p>
    <w:p w14:paraId="2E4086A2" w14:textId="6C540BFA" w:rsidR="004C1A35" w:rsidRDefault="004C1A35" w:rsidP="00E6752A">
      <w:pPr>
        <w:pStyle w:val="Heading1"/>
        <w:spacing w:line="240" w:lineRule="auto"/>
        <w:rPr>
          <w:rFonts w:asciiTheme="minorHAnsi" w:hAnsiTheme="minorHAnsi" w:cstheme="minorHAnsi"/>
        </w:rPr>
      </w:pPr>
      <w:bookmarkStart w:id="16" w:name="_Toc132070512"/>
      <w:r w:rsidRPr="00176460">
        <w:rPr>
          <w:rFonts w:asciiTheme="minorHAnsi" w:hAnsiTheme="minorHAnsi" w:cstheme="minorHAnsi"/>
        </w:rPr>
        <w:lastRenderedPageBreak/>
        <w:t>Data Elements Mapping</w:t>
      </w:r>
      <w:bookmarkEnd w:id="16"/>
    </w:p>
    <w:p w14:paraId="578E0E58" w14:textId="3C4062A6" w:rsidR="00194D91" w:rsidRDefault="00084CCA" w:rsidP="006456BE">
      <w:pPr>
        <w:pStyle w:val="Heading3"/>
      </w:pPr>
      <w:bookmarkStart w:id="17" w:name="_Toc132070514"/>
      <w:r>
        <w:t>Adapter Required Actions:</w:t>
      </w:r>
      <w:bookmarkEnd w:id="17"/>
    </w:p>
    <w:p w14:paraId="361956FB" w14:textId="77777777" w:rsidR="00E539F4" w:rsidRDefault="00E539F4" w:rsidP="00FE6E46">
      <w:pPr>
        <w:pStyle w:val="ListParagraph"/>
        <w:numPr>
          <w:ilvl w:val="0"/>
          <w:numId w:val="10"/>
        </w:numPr>
      </w:pPr>
      <w:r w:rsidRPr="00900BCC">
        <w:rPr>
          <w:b/>
          <w:bCs/>
        </w:rPr>
        <w:t>Adapter should check the existence of the &lt;</w:t>
      </w:r>
      <w:proofErr w:type="spellStart"/>
      <w:r w:rsidRPr="00900BCC">
        <w:rPr>
          <w:b/>
          <w:bCs/>
        </w:rPr>
        <w:t>CustomProperty</w:t>
      </w:r>
      <w:proofErr w:type="spellEnd"/>
      <w:r w:rsidRPr="00900BCC">
        <w:rPr>
          <w:b/>
          <w:bCs/>
        </w:rPr>
        <w:t>/Key&gt; where &lt;Key&gt; = “</w:t>
      </w:r>
      <w:proofErr w:type="spellStart"/>
      <w:r w:rsidRPr="00900BCC">
        <w:rPr>
          <w:b/>
          <w:bCs/>
          <w:shd w:val="clear" w:color="auto" w:fill="FFFFCC"/>
        </w:rPr>
        <w:t>purchaseApproved</w:t>
      </w:r>
      <w:proofErr w:type="spellEnd"/>
      <w:r w:rsidRPr="00900BCC">
        <w:rPr>
          <w:b/>
          <w:bCs/>
        </w:rPr>
        <w:t>”</w:t>
      </w:r>
    </w:p>
    <w:p w14:paraId="3B2B5104" w14:textId="63EB3014" w:rsidR="00EE6CDA" w:rsidRPr="009E7E50" w:rsidRDefault="00EE6CDA" w:rsidP="00660610">
      <w:pPr>
        <w:rPr>
          <w:b/>
          <w:bCs/>
        </w:rPr>
      </w:pPr>
      <w:r w:rsidRPr="00660610">
        <w:rPr>
          <w:b/>
          <w:bCs/>
        </w:rPr>
        <w:t xml:space="preserve">IF </w:t>
      </w:r>
      <w:r w:rsidRPr="009E7E50">
        <w:rPr>
          <w:b/>
          <w:bCs/>
        </w:rPr>
        <w:t>the &lt;Key&gt; (“</w:t>
      </w:r>
      <w:proofErr w:type="spellStart"/>
      <w:r w:rsidRPr="009E7E50">
        <w:rPr>
          <w:b/>
          <w:bCs/>
          <w:shd w:val="clear" w:color="auto" w:fill="FFFFCC"/>
        </w:rPr>
        <w:t>purchaseApproved</w:t>
      </w:r>
      <w:proofErr w:type="spellEnd"/>
      <w:r w:rsidRPr="009E7E50">
        <w:rPr>
          <w:b/>
          <w:bCs/>
        </w:rPr>
        <w:t>”) is not existed:</w:t>
      </w:r>
    </w:p>
    <w:p w14:paraId="31A11AA0" w14:textId="63C528EF" w:rsidR="00EE6CDA" w:rsidRPr="009E7E50" w:rsidRDefault="00EE6CDA" w:rsidP="00660610">
      <w:pPr>
        <w:rPr>
          <w:rFonts w:cstheme="minorHAnsi"/>
          <w:b/>
          <w:bCs/>
        </w:rPr>
      </w:pPr>
      <w:r w:rsidRPr="009E7E50">
        <w:rPr>
          <w:b/>
          <w:bCs/>
        </w:rPr>
        <w:tab/>
      </w:r>
      <w:r w:rsidR="002C4B47" w:rsidRPr="009E7E50">
        <w:rPr>
          <w:b/>
          <w:bCs/>
        </w:rPr>
        <w:t xml:space="preserve">Adapter should call Login API before calling </w:t>
      </w:r>
      <w:r w:rsidR="004D68F9">
        <w:rPr>
          <w:rFonts w:cstheme="minorHAnsi"/>
          <w:b/>
          <w:bCs/>
        </w:rPr>
        <w:t>check Booked</w:t>
      </w:r>
      <w:r w:rsidR="002C4B47" w:rsidRPr="009E7E50">
        <w:rPr>
          <w:rFonts w:cstheme="minorHAnsi"/>
          <w:b/>
          <w:bCs/>
        </w:rPr>
        <w:t xml:space="preserve"> Transaction API</w:t>
      </w:r>
    </w:p>
    <w:p w14:paraId="28F907C4" w14:textId="0CFE2470" w:rsidR="002C4B47" w:rsidRPr="00C124CB" w:rsidRDefault="00AF3661" w:rsidP="00660610">
      <w:pPr>
        <w:rPr>
          <w:b/>
          <w:bCs/>
        </w:rPr>
      </w:pPr>
      <w:r w:rsidRPr="00660610">
        <w:rPr>
          <w:b/>
          <w:bCs/>
        </w:rPr>
        <w:t xml:space="preserve">Else </w:t>
      </w:r>
      <w:r w:rsidRPr="00C124CB">
        <w:rPr>
          <w:b/>
          <w:bCs/>
        </w:rPr>
        <w:t>IF the &lt;Key&gt; (“</w:t>
      </w:r>
      <w:proofErr w:type="spellStart"/>
      <w:r w:rsidRPr="00C124CB">
        <w:rPr>
          <w:b/>
          <w:bCs/>
          <w:shd w:val="clear" w:color="auto" w:fill="FFFFCC"/>
        </w:rPr>
        <w:t>purchaseApproved</w:t>
      </w:r>
      <w:proofErr w:type="spellEnd"/>
      <w:r w:rsidRPr="00C124CB">
        <w:rPr>
          <w:b/>
          <w:bCs/>
        </w:rPr>
        <w:t>”) is existed:</w:t>
      </w:r>
    </w:p>
    <w:p w14:paraId="3298F0BB" w14:textId="5F4FFD6B" w:rsidR="004C0AE3" w:rsidRPr="00D072ED" w:rsidRDefault="00860ABF">
      <w:r>
        <w:tab/>
      </w:r>
      <w:r w:rsidRPr="008F7B77">
        <w:rPr>
          <w:b/>
          <w:bCs/>
        </w:rPr>
        <w:t>Adapter should</w:t>
      </w:r>
      <w:r>
        <w:rPr>
          <w:b/>
          <w:bCs/>
        </w:rPr>
        <w:t xml:space="preserve"> respond with successes status code</w:t>
      </w:r>
    </w:p>
    <w:p w14:paraId="75660F99" w14:textId="743014D0" w:rsidR="00902821" w:rsidRDefault="00902821">
      <w:r>
        <w:br w:type="page"/>
      </w:r>
    </w:p>
    <w:p w14:paraId="1FB56314" w14:textId="6658BD61" w:rsidR="00AB5C8D" w:rsidRDefault="0007568E" w:rsidP="003964C1">
      <w:pPr>
        <w:keepNext/>
        <w:keepLines/>
        <w:spacing w:before="200" w:after="0" w:line="240" w:lineRule="auto"/>
        <w:outlineLvl w:val="1"/>
        <w:rPr>
          <w:rFonts w:eastAsiaTheme="majorEastAsia" w:cstheme="minorHAnsi"/>
          <w:b/>
          <w:bCs/>
          <w:color w:val="4F81BD" w:themeColor="accent1"/>
          <w:sz w:val="26"/>
          <w:szCs w:val="26"/>
        </w:rPr>
      </w:pPr>
      <w:bookmarkStart w:id="18" w:name="_Toc132070515"/>
      <w:proofErr w:type="spellStart"/>
      <w:r>
        <w:rPr>
          <w:rFonts w:eastAsiaTheme="majorEastAsia" w:cstheme="minorHAnsi"/>
          <w:b/>
          <w:bCs/>
          <w:color w:val="4F81BD" w:themeColor="accent1"/>
          <w:sz w:val="26"/>
          <w:szCs w:val="26"/>
        </w:rPr>
        <w:lastRenderedPageBreak/>
        <w:t>DebitAdd</w:t>
      </w:r>
      <w:proofErr w:type="spellEnd"/>
      <w:r w:rsidR="00F73BDD" w:rsidRPr="00176460">
        <w:rPr>
          <w:rFonts w:eastAsiaTheme="majorEastAsia" w:cstheme="minorHAnsi"/>
          <w:b/>
          <w:bCs/>
          <w:color w:val="4F81BD" w:themeColor="accent1"/>
          <w:sz w:val="26"/>
          <w:szCs w:val="26"/>
        </w:rPr>
        <w:t xml:space="preserve"> Request</w:t>
      </w:r>
      <w:bookmarkEnd w:id="18"/>
    </w:p>
    <w:p w14:paraId="1F92E115" w14:textId="1C1C590A" w:rsidR="0021277A" w:rsidRDefault="0021277A" w:rsidP="00FE6E46">
      <w:pPr>
        <w:pStyle w:val="ListParagraph"/>
        <w:keepNext/>
        <w:keepLines/>
        <w:numPr>
          <w:ilvl w:val="0"/>
          <w:numId w:val="4"/>
        </w:numPr>
        <w:spacing w:before="200" w:after="0" w:line="240" w:lineRule="auto"/>
        <w:outlineLvl w:val="1"/>
        <w:rPr>
          <w:rFonts w:eastAsiaTheme="majorEastAsia" w:cstheme="minorHAnsi"/>
          <w:b/>
          <w:bCs/>
          <w:color w:val="4F81BD" w:themeColor="accent1"/>
          <w:sz w:val="26"/>
          <w:szCs w:val="26"/>
        </w:rPr>
      </w:pPr>
      <w:bookmarkStart w:id="19" w:name="_Toc132070516"/>
      <w:r>
        <w:rPr>
          <w:rFonts w:eastAsiaTheme="majorEastAsia" w:cstheme="minorHAnsi"/>
          <w:b/>
          <w:bCs/>
          <w:color w:val="4F81BD" w:themeColor="accent1"/>
          <w:sz w:val="26"/>
          <w:szCs w:val="26"/>
        </w:rPr>
        <w:t xml:space="preserve">Call </w:t>
      </w:r>
      <w:r w:rsidR="00F36943">
        <w:rPr>
          <w:rFonts w:eastAsiaTheme="majorEastAsia" w:cstheme="minorHAnsi"/>
          <w:b/>
          <w:bCs/>
          <w:color w:val="4F81BD" w:themeColor="accent1"/>
          <w:sz w:val="26"/>
          <w:szCs w:val="26"/>
        </w:rPr>
        <w:t>Login</w:t>
      </w:r>
      <w:r>
        <w:rPr>
          <w:rFonts w:eastAsiaTheme="majorEastAsia" w:cstheme="minorHAnsi"/>
          <w:b/>
          <w:bCs/>
          <w:color w:val="4F81BD" w:themeColor="accent1"/>
          <w:sz w:val="26"/>
          <w:szCs w:val="26"/>
        </w:rPr>
        <w:t xml:space="preserve"> API</w:t>
      </w:r>
      <w:bookmarkEnd w:id="19"/>
    </w:p>
    <w:p w14:paraId="4105E501" w14:textId="7327FA60" w:rsidR="00135065" w:rsidRPr="009223B5" w:rsidRDefault="00520C7F" w:rsidP="009223B5">
      <w:pPr>
        <w:shd w:val="clear" w:color="auto" w:fill="FDE9D9" w:themeFill="accent6" w:themeFillTint="33"/>
        <w:jc w:val="center"/>
        <w:rPr>
          <w:b/>
          <w:bCs/>
        </w:rPr>
      </w:pPr>
      <w:r>
        <w:rPr>
          <w:b/>
          <w:bCs/>
        </w:rPr>
        <w:t>Login</w:t>
      </w:r>
      <w:r w:rsidR="00135065" w:rsidRPr="009223B5">
        <w:rPr>
          <w:b/>
          <w:bCs/>
        </w:rPr>
        <w:t xml:space="preserve"> Request</w:t>
      </w:r>
    </w:p>
    <w:p w14:paraId="0CA6C4A5" w14:textId="575277F8" w:rsidR="00AB5C8D" w:rsidRPr="00AB5C8D" w:rsidRDefault="00AB5C8D" w:rsidP="00716088">
      <w:pPr>
        <w:rPr>
          <w:rFonts w:cstheme="minorHAnsi"/>
        </w:rPr>
      </w:pPr>
      <w:r w:rsidRPr="00AB5C8D">
        <w:rPr>
          <w:rFonts w:cstheme="minorHAnsi"/>
        </w:rPr>
        <w:t xml:space="preserve">Adapter should manage to transform the IFX </w:t>
      </w:r>
      <w:proofErr w:type="spellStart"/>
      <w:r w:rsidR="0007568E">
        <w:rPr>
          <w:rFonts w:cstheme="minorHAnsi"/>
        </w:rPr>
        <w:t>DebitAdd</w:t>
      </w:r>
      <w:proofErr w:type="spellEnd"/>
      <w:r w:rsidRPr="00AB5C8D">
        <w:rPr>
          <w:rFonts w:cstheme="minorHAnsi"/>
        </w:rPr>
        <w:t xml:space="preserve"> request message to </w:t>
      </w:r>
      <w:r w:rsidR="00545E19">
        <w:rPr>
          <w:rFonts w:cstheme="minorHAnsi"/>
        </w:rPr>
        <w:t xml:space="preserve">Show Product List </w:t>
      </w:r>
      <w:r w:rsidRPr="00AB5C8D">
        <w:rPr>
          <w:rFonts w:cstheme="minorHAnsi"/>
        </w:rPr>
        <w:t>Restful request as follows:</w:t>
      </w:r>
    </w:p>
    <w:tbl>
      <w:tblPr>
        <w:tblStyle w:val="GridTable1Light-Accent111"/>
        <w:tblW w:w="13320" w:type="dxa"/>
        <w:tblInd w:w="108" w:type="dxa"/>
        <w:tblLook w:val="04A0" w:firstRow="1" w:lastRow="0" w:firstColumn="1" w:lastColumn="0" w:noHBand="0" w:noVBand="1"/>
      </w:tblPr>
      <w:tblGrid>
        <w:gridCol w:w="2497"/>
        <w:gridCol w:w="10823"/>
      </w:tblGrid>
      <w:tr w:rsidR="00AB5C8D" w:rsidRPr="00285C8B" w14:paraId="39A9751B" w14:textId="77777777" w:rsidTr="00285C8B">
        <w:trPr>
          <w:cnfStyle w:val="100000000000" w:firstRow="1" w:lastRow="0" w:firstColumn="0" w:lastColumn="0" w:oddVBand="0" w:evenVBand="0" w:oddHBand="0"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2497" w:type="dxa"/>
            <w:tcBorders>
              <w:left w:val="nil"/>
            </w:tcBorders>
          </w:tcPr>
          <w:p w14:paraId="74D2A144" w14:textId="77777777" w:rsidR="00AB5C8D" w:rsidRPr="00285C8B" w:rsidRDefault="00AB5C8D" w:rsidP="00285C8B">
            <w:r w:rsidRPr="00285C8B">
              <w:t>URL</w:t>
            </w:r>
          </w:p>
        </w:tc>
        <w:tc>
          <w:tcPr>
            <w:tcW w:w="10823" w:type="dxa"/>
            <w:tcBorders>
              <w:right w:val="nil"/>
            </w:tcBorders>
          </w:tcPr>
          <w:p w14:paraId="4F8197CD" w14:textId="77777777" w:rsidR="00AB5C8D" w:rsidRPr="003E0CAF" w:rsidRDefault="00AB5C8D" w:rsidP="00285C8B">
            <w:pPr>
              <w:cnfStyle w:val="100000000000" w:firstRow="1" w:lastRow="0" w:firstColumn="0" w:lastColumn="0" w:oddVBand="0" w:evenVBand="0" w:oddHBand="0" w:evenHBand="0" w:firstRowFirstColumn="0" w:firstRowLastColumn="0" w:lastRowFirstColumn="0" w:lastRowLastColumn="0"/>
              <w:rPr>
                <w:b w:val="0"/>
                <w:bCs w:val="0"/>
              </w:rPr>
            </w:pPr>
            <w:r w:rsidRPr="003E0CAF">
              <w:rPr>
                <w:b w:val="0"/>
                <w:bCs w:val="0"/>
              </w:rPr>
              <w:t>Configurable per Adapter</w:t>
            </w:r>
          </w:p>
        </w:tc>
      </w:tr>
      <w:tr w:rsidR="00AB5C8D" w:rsidRPr="00285C8B" w14:paraId="03D37341" w14:textId="77777777" w:rsidTr="008319E9">
        <w:tc>
          <w:tcPr>
            <w:cnfStyle w:val="001000000000" w:firstRow="0" w:lastRow="0" w:firstColumn="1" w:lastColumn="0" w:oddVBand="0" w:evenVBand="0" w:oddHBand="0" w:evenHBand="0" w:firstRowFirstColumn="0" w:firstRowLastColumn="0" w:lastRowFirstColumn="0" w:lastRowLastColumn="0"/>
            <w:tcW w:w="2497" w:type="dxa"/>
            <w:tcBorders>
              <w:left w:val="nil"/>
            </w:tcBorders>
          </w:tcPr>
          <w:p w14:paraId="34FE5A49" w14:textId="77777777" w:rsidR="00AB5C8D" w:rsidRPr="00285C8B" w:rsidRDefault="00AB5C8D" w:rsidP="00285C8B">
            <w:r w:rsidRPr="00285C8B">
              <w:t>HTTP Method</w:t>
            </w:r>
          </w:p>
        </w:tc>
        <w:tc>
          <w:tcPr>
            <w:tcW w:w="10823" w:type="dxa"/>
            <w:tcBorders>
              <w:right w:val="nil"/>
            </w:tcBorders>
          </w:tcPr>
          <w:p w14:paraId="1CDA7551" w14:textId="77777777" w:rsidR="00AB5C8D" w:rsidRPr="00285C8B" w:rsidRDefault="00AB5C8D" w:rsidP="00285C8B">
            <w:pPr>
              <w:cnfStyle w:val="000000000000" w:firstRow="0" w:lastRow="0" w:firstColumn="0" w:lastColumn="0" w:oddVBand="0" w:evenVBand="0" w:oddHBand="0" w:evenHBand="0" w:firstRowFirstColumn="0" w:firstRowLastColumn="0" w:lastRowFirstColumn="0" w:lastRowLastColumn="0"/>
            </w:pPr>
            <w:r w:rsidRPr="00285C8B">
              <w:t>POST</w:t>
            </w:r>
          </w:p>
        </w:tc>
      </w:tr>
      <w:tr w:rsidR="00AB5C8D" w:rsidRPr="00285C8B" w14:paraId="3C615EB6" w14:textId="77777777" w:rsidTr="008319E9">
        <w:tc>
          <w:tcPr>
            <w:cnfStyle w:val="001000000000" w:firstRow="0" w:lastRow="0" w:firstColumn="1" w:lastColumn="0" w:oddVBand="0" w:evenVBand="0" w:oddHBand="0" w:evenHBand="0" w:firstRowFirstColumn="0" w:firstRowLastColumn="0" w:lastRowFirstColumn="0" w:lastRowLastColumn="0"/>
            <w:tcW w:w="2497" w:type="dxa"/>
            <w:tcBorders>
              <w:left w:val="nil"/>
            </w:tcBorders>
          </w:tcPr>
          <w:p w14:paraId="61F93B62" w14:textId="77777777" w:rsidR="00AB5C8D" w:rsidRPr="00285C8B" w:rsidRDefault="00AB5C8D" w:rsidP="00285C8B">
            <w:r w:rsidRPr="00285C8B">
              <w:t>HTTP Request Header</w:t>
            </w:r>
          </w:p>
        </w:tc>
        <w:tc>
          <w:tcPr>
            <w:tcW w:w="10823" w:type="dxa"/>
            <w:tcBorders>
              <w:right w:val="nil"/>
            </w:tcBorders>
          </w:tcPr>
          <w:p w14:paraId="31681657" w14:textId="77777777" w:rsidR="00AB5C8D" w:rsidRPr="00A36E04" w:rsidRDefault="00AB5C8D" w:rsidP="00285C8B">
            <w:pPr>
              <w:cnfStyle w:val="000000000000" w:firstRow="0" w:lastRow="0" w:firstColumn="0" w:lastColumn="0" w:oddVBand="0" w:evenVBand="0" w:oddHBand="0" w:evenHBand="0" w:firstRowFirstColumn="0" w:firstRowLastColumn="0" w:lastRowFirstColumn="0" w:lastRowLastColumn="0"/>
              <w:rPr>
                <w:color w:val="0070C0"/>
              </w:rPr>
            </w:pPr>
            <w:r w:rsidRPr="00A36E04">
              <w:rPr>
                <w:color w:val="0070C0"/>
              </w:rPr>
              <w:t xml:space="preserve">The following HTTP request headers need to be set: </w:t>
            </w:r>
          </w:p>
          <w:p w14:paraId="0C601DA3" w14:textId="77777777" w:rsidR="00285C8B" w:rsidRPr="00285C8B" w:rsidRDefault="00285C8B" w:rsidP="00285C8B">
            <w:pPr>
              <w:cnfStyle w:val="000000000000" w:firstRow="0" w:lastRow="0" w:firstColumn="0" w:lastColumn="0" w:oddVBand="0" w:evenVBand="0" w:oddHBand="0" w:evenHBand="0" w:firstRowFirstColumn="0" w:firstRowLastColumn="0" w:lastRowFirstColumn="0" w:lastRowLastColumn="0"/>
            </w:pPr>
          </w:p>
          <w:p w14:paraId="53F014F8" w14:textId="6812FED6" w:rsidR="00285C8B" w:rsidRPr="00285C8B" w:rsidRDefault="00AB5C8D" w:rsidP="00FE6E46">
            <w:pPr>
              <w:pStyle w:val="ListParagraph"/>
              <w:numPr>
                <w:ilvl w:val="0"/>
                <w:numId w:val="3"/>
              </w:numPr>
              <w:cnfStyle w:val="000000000000" w:firstRow="0" w:lastRow="0" w:firstColumn="0" w:lastColumn="0" w:oddVBand="0" w:evenVBand="0" w:oddHBand="0" w:evenHBand="0" w:firstRowFirstColumn="0" w:firstRowLastColumn="0" w:lastRowFirstColumn="0" w:lastRowLastColumn="0"/>
            </w:pPr>
            <w:r w:rsidRPr="00A36E04">
              <w:rPr>
                <w:shd w:val="clear" w:color="auto" w:fill="FDE9D9" w:themeFill="accent6" w:themeFillTint="33"/>
              </w:rPr>
              <w:t>Content-Type</w:t>
            </w:r>
            <w:r w:rsidRPr="00285C8B">
              <w:t>:  application/json</w:t>
            </w:r>
          </w:p>
        </w:tc>
      </w:tr>
      <w:tr w:rsidR="00AB5C8D" w:rsidRPr="00285C8B" w14:paraId="44B2A0C2" w14:textId="77777777" w:rsidTr="008319E9">
        <w:tc>
          <w:tcPr>
            <w:cnfStyle w:val="001000000000" w:firstRow="0" w:lastRow="0" w:firstColumn="1" w:lastColumn="0" w:oddVBand="0" w:evenVBand="0" w:oddHBand="0" w:evenHBand="0" w:firstRowFirstColumn="0" w:firstRowLastColumn="0" w:lastRowFirstColumn="0" w:lastRowLastColumn="0"/>
            <w:tcW w:w="2497" w:type="dxa"/>
            <w:tcBorders>
              <w:left w:val="nil"/>
            </w:tcBorders>
          </w:tcPr>
          <w:p w14:paraId="7E7B51A4" w14:textId="77777777" w:rsidR="00AB5C8D" w:rsidRPr="00285C8B" w:rsidRDefault="00AB5C8D" w:rsidP="00285C8B">
            <w:r w:rsidRPr="00285C8B">
              <w:t>HTTP Response Header</w:t>
            </w:r>
          </w:p>
        </w:tc>
        <w:tc>
          <w:tcPr>
            <w:tcW w:w="10823" w:type="dxa"/>
            <w:tcBorders>
              <w:right w:val="nil"/>
            </w:tcBorders>
          </w:tcPr>
          <w:p w14:paraId="5BF80580" w14:textId="77777777" w:rsidR="00AB5C8D" w:rsidRPr="00285C8B" w:rsidRDefault="00AB5C8D" w:rsidP="00285C8B">
            <w:pPr>
              <w:cnfStyle w:val="000000000000" w:firstRow="0" w:lastRow="0" w:firstColumn="0" w:lastColumn="0" w:oddVBand="0" w:evenVBand="0" w:oddHBand="0" w:evenHBand="0" w:firstRowFirstColumn="0" w:firstRowLastColumn="0" w:lastRowFirstColumn="0" w:lastRowLastColumn="0"/>
            </w:pPr>
            <w:r w:rsidRPr="00285C8B">
              <w:t>JSON representation is supported.</w:t>
            </w:r>
          </w:p>
          <w:p w14:paraId="54F7E254" w14:textId="77777777" w:rsidR="00AB5C8D" w:rsidRPr="00285C8B" w:rsidRDefault="00AB5C8D" w:rsidP="00285C8B">
            <w:pPr>
              <w:cnfStyle w:val="000000000000" w:firstRow="0" w:lastRow="0" w:firstColumn="0" w:lastColumn="0" w:oddVBand="0" w:evenVBand="0" w:oddHBand="0" w:evenHBand="0" w:firstRowFirstColumn="0" w:firstRowLastColumn="0" w:lastRowFirstColumn="0" w:lastRowLastColumn="0"/>
            </w:pPr>
            <w:r w:rsidRPr="00285C8B">
              <w:t>Accept:  application/json</w:t>
            </w:r>
          </w:p>
        </w:tc>
      </w:tr>
    </w:tbl>
    <w:p w14:paraId="281E21A6" w14:textId="77777777" w:rsidR="00DE482D" w:rsidRPr="00661ABD" w:rsidRDefault="00DE482D" w:rsidP="00F83C25"/>
    <w:p w14:paraId="0F126520" w14:textId="2DDACEA5" w:rsidR="00672C1F" w:rsidRDefault="00F60A4D" w:rsidP="00AB5C8D">
      <w:pPr>
        <w:tabs>
          <w:tab w:val="num" w:pos="1008"/>
        </w:tabs>
        <w:spacing w:before="60" w:after="60" w:line="240" w:lineRule="auto"/>
        <w:jc w:val="both"/>
        <w:rPr>
          <w:rFonts w:eastAsiaTheme="majorEastAsia" w:cstheme="minorHAnsi"/>
          <w:szCs w:val="28"/>
        </w:rPr>
      </w:pPr>
      <w:r>
        <w:rPr>
          <w:rFonts w:eastAsiaTheme="majorEastAsia" w:cstheme="minorHAnsi"/>
          <w:szCs w:val="28"/>
        </w:rPr>
        <w:t>HTTP</w:t>
      </w:r>
      <w:r w:rsidR="007F72AD">
        <w:rPr>
          <w:rFonts w:eastAsiaTheme="majorEastAsia" w:cstheme="minorHAnsi"/>
          <w:szCs w:val="28"/>
        </w:rPr>
        <w:t xml:space="preserve"> </w:t>
      </w:r>
      <w:r w:rsidR="007F72AD" w:rsidRPr="007F72AD">
        <w:rPr>
          <w:rFonts w:eastAsiaTheme="majorEastAsia" w:cstheme="minorHAnsi"/>
          <w:szCs w:val="28"/>
        </w:rPr>
        <w:t>Request</w:t>
      </w:r>
      <w:r>
        <w:rPr>
          <w:rFonts w:eastAsiaTheme="majorEastAsia" w:cstheme="minorHAnsi"/>
          <w:szCs w:val="28"/>
        </w:rPr>
        <w:t xml:space="preserve"> Body</w:t>
      </w:r>
    </w:p>
    <w:tbl>
      <w:tblPr>
        <w:tblStyle w:val="GridTable1Light-Accent12"/>
        <w:tblW w:w="13050" w:type="dxa"/>
        <w:tblLayout w:type="fixed"/>
        <w:tblLook w:val="04A0" w:firstRow="1" w:lastRow="0" w:firstColumn="1" w:lastColumn="0" w:noHBand="0" w:noVBand="1"/>
      </w:tblPr>
      <w:tblGrid>
        <w:gridCol w:w="5058"/>
        <w:gridCol w:w="2502"/>
        <w:gridCol w:w="1080"/>
        <w:gridCol w:w="540"/>
        <w:gridCol w:w="3870"/>
      </w:tblGrid>
      <w:tr w:rsidR="006C279A" w:rsidRPr="008F69B4" w14:paraId="34892EF5" w14:textId="77777777" w:rsidTr="00E4553D">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5058" w:type="dxa"/>
            <w:tcBorders>
              <w:left w:val="nil"/>
            </w:tcBorders>
            <w:shd w:val="clear" w:color="auto" w:fill="DEEAF6"/>
          </w:tcPr>
          <w:p w14:paraId="08E96887" w14:textId="77777777" w:rsidR="006C279A" w:rsidRPr="008F69B4" w:rsidRDefault="006C279A" w:rsidP="00E4553D">
            <w:pPr>
              <w:jc w:val="center"/>
              <w:rPr>
                <w:rFonts w:cstheme="minorHAnsi"/>
                <w:b w:val="0"/>
                <w:bCs w:val="0"/>
              </w:rPr>
            </w:pPr>
            <w:r w:rsidRPr="008F69B4">
              <w:rPr>
                <w:rFonts w:cstheme="minorHAnsi"/>
                <w:b w:val="0"/>
                <w:bCs w:val="0"/>
              </w:rPr>
              <w:t>IFX SOAP Element</w:t>
            </w:r>
          </w:p>
        </w:tc>
        <w:tc>
          <w:tcPr>
            <w:tcW w:w="2502" w:type="dxa"/>
            <w:tcBorders>
              <w:left w:val="nil"/>
            </w:tcBorders>
            <w:shd w:val="clear" w:color="auto" w:fill="DEEAF6"/>
          </w:tcPr>
          <w:p w14:paraId="7D5BCA5F" w14:textId="77777777" w:rsidR="006C279A" w:rsidRPr="008F69B4" w:rsidRDefault="006C279A" w:rsidP="00E4553D">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8F69B4">
              <w:rPr>
                <w:rFonts w:cstheme="minorHAnsi"/>
                <w:b w:val="0"/>
                <w:bCs w:val="0"/>
              </w:rPr>
              <w:t>Rest (JSON) Element</w:t>
            </w:r>
          </w:p>
        </w:tc>
        <w:tc>
          <w:tcPr>
            <w:tcW w:w="1080" w:type="dxa"/>
            <w:shd w:val="clear" w:color="auto" w:fill="DEEAF6"/>
          </w:tcPr>
          <w:p w14:paraId="456F9BB8" w14:textId="77777777" w:rsidR="006C279A" w:rsidRPr="008F69B4" w:rsidRDefault="006C279A" w:rsidP="00E4553D">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8F69B4">
              <w:rPr>
                <w:rFonts w:cstheme="minorHAnsi"/>
                <w:b w:val="0"/>
                <w:bCs w:val="0"/>
              </w:rPr>
              <w:t>Data Type</w:t>
            </w:r>
          </w:p>
        </w:tc>
        <w:tc>
          <w:tcPr>
            <w:tcW w:w="540" w:type="dxa"/>
            <w:shd w:val="clear" w:color="auto" w:fill="DEEAF6"/>
          </w:tcPr>
          <w:p w14:paraId="65B5A966" w14:textId="77777777" w:rsidR="006C279A" w:rsidRPr="008F69B4" w:rsidRDefault="006C279A" w:rsidP="00E4553D">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8F69B4">
              <w:rPr>
                <w:rFonts w:cstheme="minorHAnsi"/>
                <w:b w:val="0"/>
                <w:bCs w:val="0"/>
              </w:rPr>
              <w:t>C</w:t>
            </w:r>
          </w:p>
        </w:tc>
        <w:tc>
          <w:tcPr>
            <w:tcW w:w="3870" w:type="dxa"/>
            <w:tcBorders>
              <w:right w:val="nil"/>
            </w:tcBorders>
            <w:shd w:val="clear" w:color="auto" w:fill="DEEAF6"/>
          </w:tcPr>
          <w:p w14:paraId="053099CE" w14:textId="77777777" w:rsidR="006C279A" w:rsidRPr="008F69B4" w:rsidRDefault="006C279A" w:rsidP="00E4553D">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8F69B4">
              <w:rPr>
                <w:rFonts w:cstheme="minorHAnsi"/>
                <w:b w:val="0"/>
                <w:bCs w:val="0"/>
              </w:rPr>
              <w:t>Description</w:t>
            </w:r>
          </w:p>
        </w:tc>
      </w:tr>
      <w:tr w:rsidR="00D079D5" w:rsidRPr="008F69B4" w14:paraId="74004EAE" w14:textId="77777777" w:rsidTr="00E4553D">
        <w:trPr>
          <w:trHeight w:val="50"/>
        </w:trPr>
        <w:tc>
          <w:tcPr>
            <w:cnfStyle w:val="001000000000" w:firstRow="0" w:lastRow="0" w:firstColumn="1" w:lastColumn="0" w:oddVBand="0" w:evenVBand="0" w:oddHBand="0" w:evenHBand="0" w:firstRowFirstColumn="0" w:firstRowLastColumn="0" w:lastRowFirstColumn="0" w:lastRowLastColumn="0"/>
            <w:tcW w:w="5058" w:type="dxa"/>
            <w:tcBorders>
              <w:left w:val="nil"/>
            </w:tcBorders>
          </w:tcPr>
          <w:p w14:paraId="0DDB2C8C" w14:textId="1FAA2A0E" w:rsidR="00D079D5" w:rsidRPr="008F69B4" w:rsidRDefault="00D079D5" w:rsidP="00D079D5">
            <w:pPr>
              <w:rPr>
                <w:rFonts w:cstheme="minorHAnsi"/>
                <w:b w:val="0"/>
                <w:bCs w:val="0"/>
              </w:rPr>
            </w:pPr>
            <w:r w:rsidRPr="008F69B4">
              <w:rPr>
                <w:rFonts w:cstheme="minorHAnsi"/>
                <w:b w:val="0"/>
                <w:bCs w:val="0"/>
              </w:rPr>
              <w:t>Fawry/</w:t>
            </w:r>
            <w:proofErr w:type="spellStart"/>
            <w:r w:rsidRPr="008F69B4">
              <w:rPr>
                <w:rFonts w:cstheme="minorHAnsi"/>
                <w:b w:val="0"/>
                <w:bCs w:val="0"/>
              </w:rPr>
              <w:t>SignonRq</w:t>
            </w:r>
            <w:proofErr w:type="spellEnd"/>
            <w:r w:rsidRPr="008F69B4">
              <w:rPr>
                <w:rFonts w:cstheme="minorHAnsi"/>
                <w:b w:val="0"/>
                <w:bCs w:val="0"/>
              </w:rPr>
              <w:t>/</w:t>
            </w:r>
            <w:proofErr w:type="spellStart"/>
            <w:r w:rsidRPr="008F69B4">
              <w:rPr>
                <w:rFonts w:cstheme="minorHAnsi"/>
                <w:b w:val="0"/>
                <w:bCs w:val="0"/>
              </w:rPr>
              <w:t>SignonProfile</w:t>
            </w:r>
            <w:proofErr w:type="spellEnd"/>
            <w:r w:rsidRPr="008F69B4">
              <w:rPr>
                <w:rFonts w:cstheme="minorHAnsi"/>
                <w:b w:val="0"/>
                <w:bCs w:val="0"/>
              </w:rPr>
              <w:t>/</w:t>
            </w:r>
            <w:proofErr w:type="spellStart"/>
            <w:r w:rsidRPr="008F69B4">
              <w:rPr>
                <w:rFonts w:cstheme="minorHAnsi"/>
                <w:b w:val="0"/>
                <w:bCs w:val="0"/>
              </w:rPr>
              <w:t>MsgCode</w:t>
            </w:r>
            <w:proofErr w:type="spellEnd"/>
          </w:p>
        </w:tc>
        <w:tc>
          <w:tcPr>
            <w:tcW w:w="2502" w:type="dxa"/>
            <w:tcBorders>
              <w:left w:val="nil"/>
            </w:tcBorders>
          </w:tcPr>
          <w:p w14:paraId="2C48AB89" w14:textId="77777777" w:rsidR="00D079D5" w:rsidRPr="008F69B4" w:rsidRDefault="00D079D5" w:rsidP="00D079D5">
            <w:pPr>
              <w:cnfStyle w:val="000000000000" w:firstRow="0" w:lastRow="0" w:firstColumn="0" w:lastColumn="0" w:oddVBand="0" w:evenVBand="0" w:oddHBand="0" w:evenHBand="0" w:firstRowFirstColumn="0" w:firstRowLastColumn="0" w:lastRowFirstColumn="0" w:lastRowLastColumn="0"/>
              <w:rPr>
                <w:rFonts w:cstheme="minorHAnsi"/>
              </w:rPr>
            </w:pPr>
          </w:p>
        </w:tc>
        <w:tc>
          <w:tcPr>
            <w:tcW w:w="1080" w:type="dxa"/>
          </w:tcPr>
          <w:p w14:paraId="7AE974D7" w14:textId="77777777" w:rsidR="00D079D5" w:rsidRPr="008F69B4" w:rsidRDefault="00D079D5" w:rsidP="00D079D5">
            <w:pPr>
              <w:cnfStyle w:val="000000000000" w:firstRow="0" w:lastRow="0" w:firstColumn="0" w:lastColumn="0" w:oddVBand="0" w:evenVBand="0" w:oddHBand="0" w:evenHBand="0" w:firstRowFirstColumn="0" w:firstRowLastColumn="0" w:lastRowFirstColumn="0" w:lastRowLastColumn="0"/>
              <w:rPr>
                <w:rFonts w:cstheme="minorHAnsi"/>
              </w:rPr>
            </w:pPr>
          </w:p>
        </w:tc>
        <w:tc>
          <w:tcPr>
            <w:tcW w:w="540" w:type="dxa"/>
          </w:tcPr>
          <w:p w14:paraId="693466A5" w14:textId="77777777" w:rsidR="00D079D5" w:rsidRPr="008F69B4" w:rsidRDefault="00D079D5" w:rsidP="00D079D5">
            <w:pPr>
              <w:cnfStyle w:val="000000000000" w:firstRow="0" w:lastRow="0" w:firstColumn="0" w:lastColumn="0" w:oddVBand="0" w:evenVBand="0" w:oddHBand="0" w:evenHBand="0" w:firstRowFirstColumn="0" w:firstRowLastColumn="0" w:lastRowFirstColumn="0" w:lastRowLastColumn="0"/>
              <w:rPr>
                <w:rFonts w:cstheme="minorHAnsi"/>
              </w:rPr>
            </w:pPr>
          </w:p>
        </w:tc>
        <w:tc>
          <w:tcPr>
            <w:tcW w:w="3870" w:type="dxa"/>
            <w:tcBorders>
              <w:right w:val="nil"/>
            </w:tcBorders>
          </w:tcPr>
          <w:p w14:paraId="1A52C29A" w14:textId="79C5A9AC" w:rsidR="00D079D5" w:rsidRPr="008F69B4" w:rsidRDefault="00D079D5" w:rsidP="00D079D5">
            <w:pPr>
              <w:cnfStyle w:val="000000000000" w:firstRow="0" w:lastRow="0" w:firstColumn="0" w:lastColumn="0" w:oddVBand="0" w:evenVBand="0" w:oddHBand="0" w:evenHBand="0" w:firstRowFirstColumn="0" w:firstRowLastColumn="0" w:lastRowFirstColumn="0" w:lastRowLastColumn="0"/>
              <w:rPr>
                <w:rFonts w:cstheme="minorHAnsi"/>
              </w:rPr>
            </w:pPr>
            <w:r w:rsidRPr="008F69B4">
              <w:rPr>
                <w:rFonts w:cstheme="minorHAnsi"/>
              </w:rPr>
              <w:t>“</w:t>
            </w:r>
            <w:proofErr w:type="spellStart"/>
            <w:r>
              <w:rPr>
                <w:rFonts w:cstheme="minorHAnsi"/>
              </w:rPr>
              <w:t>DebitAddRq</w:t>
            </w:r>
            <w:proofErr w:type="spellEnd"/>
            <w:r w:rsidRPr="008F69B4">
              <w:rPr>
                <w:rFonts w:cstheme="minorHAnsi"/>
              </w:rPr>
              <w:t>”</w:t>
            </w:r>
          </w:p>
        </w:tc>
      </w:tr>
      <w:tr w:rsidR="00D079D5" w:rsidRPr="008F69B4" w14:paraId="6216DE80" w14:textId="77777777" w:rsidTr="00E4553D">
        <w:tc>
          <w:tcPr>
            <w:cnfStyle w:val="001000000000" w:firstRow="0" w:lastRow="0" w:firstColumn="1" w:lastColumn="0" w:oddVBand="0" w:evenVBand="0" w:oddHBand="0" w:evenHBand="0" w:firstRowFirstColumn="0" w:firstRowLastColumn="0" w:lastRowFirstColumn="0" w:lastRowLastColumn="0"/>
            <w:tcW w:w="5058" w:type="dxa"/>
            <w:tcBorders>
              <w:left w:val="nil"/>
            </w:tcBorders>
          </w:tcPr>
          <w:p w14:paraId="4AD76704" w14:textId="6D5E3FC0" w:rsidR="00D079D5" w:rsidRPr="008F69B4" w:rsidRDefault="00D079D5" w:rsidP="00D079D5">
            <w:pPr>
              <w:rPr>
                <w:rFonts w:cstheme="minorHAnsi"/>
                <w:b w:val="0"/>
                <w:bCs w:val="0"/>
              </w:rPr>
            </w:pPr>
            <w:r>
              <w:rPr>
                <w:rFonts w:cstheme="minorHAnsi"/>
                <w:b w:val="0"/>
                <w:bCs w:val="0"/>
              </w:rPr>
              <w:t>Fawry</w:t>
            </w:r>
            <w:r w:rsidRPr="002A009A">
              <w:rPr>
                <w:rFonts w:cstheme="minorHAnsi"/>
                <w:b w:val="0"/>
                <w:bCs w:val="0"/>
              </w:rPr>
              <w:t>/</w:t>
            </w:r>
            <w:proofErr w:type="spellStart"/>
            <w:r>
              <w:rPr>
                <w:rFonts w:cstheme="minorHAnsi"/>
                <w:b w:val="0"/>
                <w:bCs w:val="0"/>
              </w:rPr>
              <w:t>BankSvcRq</w:t>
            </w:r>
            <w:proofErr w:type="spellEnd"/>
            <w:r w:rsidRPr="002A009A">
              <w:rPr>
                <w:rFonts w:cstheme="minorHAnsi"/>
                <w:b w:val="0"/>
                <w:bCs w:val="0"/>
              </w:rPr>
              <w:t>/</w:t>
            </w:r>
            <w:proofErr w:type="spellStart"/>
            <w:r w:rsidRPr="002A009A">
              <w:rPr>
                <w:rFonts w:cstheme="minorHAnsi"/>
                <w:b w:val="0"/>
                <w:bCs w:val="0"/>
              </w:rPr>
              <w:t>MsgRqHdr</w:t>
            </w:r>
            <w:proofErr w:type="spellEnd"/>
            <w:r w:rsidRPr="002A009A">
              <w:rPr>
                <w:rFonts w:cstheme="minorHAnsi"/>
                <w:b w:val="0"/>
                <w:bCs w:val="0"/>
              </w:rPr>
              <w:t>/</w:t>
            </w:r>
            <w:proofErr w:type="spellStart"/>
            <w:r w:rsidRPr="002A009A">
              <w:rPr>
                <w:rFonts w:cstheme="minorHAnsi"/>
                <w:b w:val="0"/>
                <w:bCs w:val="0"/>
              </w:rPr>
              <w:t>CustomProperties</w:t>
            </w:r>
            <w:proofErr w:type="spellEnd"/>
            <w:r w:rsidRPr="002A009A">
              <w:rPr>
                <w:rFonts w:cstheme="minorHAnsi"/>
                <w:b w:val="0"/>
                <w:bCs w:val="0"/>
              </w:rPr>
              <w:t>/</w:t>
            </w:r>
            <w:proofErr w:type="spellStart"/>
            <w:r w:rsidRPr="002A009A">
              <w:rPr>
                <w:rFonts w:cstheme="minorHAnsi"/>
                <w:b w:val="0"/>
                <w:bCs w:val="0"/>
              </w:rPr>
              <w:t>CustomProperty</w:t>
            </w:r>
            <w:proofErr w:type="spellEnd"/>
            <w:r w:rsidRPr="002A009A">
              <w:rPr>
                <w:rFonts w:cstheme="minorHAnsi"/>
                <w:b w:val="0"/>
                <w:bCs w:val="0"/>
              </w:rPr>
              <w:t>/</w:t>
            </w:r>
            <w:r w:rsidR="00BC0845">
              <w:rPr>
                <w:rFonts w:cstheme="minorHAnsi"/>
                <w:b w:val="0"/>
                <w:bCs w:val="0"/>
              </w:rPr>
              <w:t>Value</w:t>
            </w:r>
          </w:p>
        </w:tc>
        <w:tc>
          <w:tcPr>
            <w:tcW w:w="2502" w:type="dxa"/>
            <w:tcBorders>
              <w:left w:val="nil"/>
            </w:tcBorders>
          </w:tcPr>
          <w:p w14:paraId="4497DD65" w14:textId="53C096AB" w:rsidR="00D079D5" w:rsidRPr="00875349" w:rsidRDefault="00D079D5" w:rsidP="00D079D5">
            <w:pPr>
              <w:cnfStyle w:val="000000000000" w:firstRow="0" w:lastRow="0" w:firstColumn="0" w:lastColumn="0" w:oddVBand="0" w:evenVBand="0" w:oddHBand="0" w:evenHBand="0" w:firstRowFirstColumn="0" w:firstRowLastColumn="0" w:lastRowFirstColumn="0" w:lastRowLastColumn="0"/>
            </w:pPr>
            <w:proofErr w:type="spellStart"/>
            <w:r w:rsidRPr="00875349">
              <w:t>user</w:t>
            </w:r>
            <w:r w:rsidR="00BC0845">
              <w:t>N</w:t>
            </w:r>
            <w:r w:rsidRPr="00875349">
              <w:t>ame</w:t>
            </w:r>
            <w:proofErr w:type="spellEnd"/>
          </w:p>
        </w:tc>
        <w:tc>
          <w:tcPr>
            <w:tcW w:w="1080" w:type="dxa"/>
          </w:tcPr>
          <w:p w14:paraId="11153679" w14:textId="2ED220FE" w:rsidR="00D079D5" w:rsidRPr="008F69B4" w:rsidRDefault="00D079D5" w:rsidP="00D079D5">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String</w:t>
            </w:r>
          </w:p>
        </w:tc>
        <w:tc>
          <w:tcPr>
            <w:tcW w:w="540" w:type="dxa"/>
          </w:tcPr>
          <w:p w14:paraId="75D77E12" w14:textId="4B60E053" w:rsidR="00D079D5" w:rsidRPr="008F69B4" w:rsidRDefault="00D079D5" w:rsidP="00D079D5">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w:t>
            </w:r>
          </w:p>
        </w:tc>
        <w:tc>
          <w:tcPr>
            <w:tcW w:w="3870" w:type="dxa"/>
            <w:tcBorders>
              <w:right w:val="nil"/>
            </w:tcBorders>
          </w:tcPr>
          <w:p w14:paraId="670C68A1" w14:textId="4F5B3664" w:rsidR="00D079D5" w:rsidRPr="008F69B4" w:rsidRDefault="00D079D5" w:rsidP="00FC3255">
            <w:pPr>
              <w:cnfStyle w:val="000000000000" w:firstRow="0" w:lastRow="0" w:firstColumn="0" w:lastColumn="0" w:oddVBand="0" w:evenVBand="0" w:oddHBand="0" w:evenHBand="0" w:firstRowFirstColumn="0" w:firstRowLastColumn="0" w:lastRowFirstColumn="0" w:lastRowLastColumn="0"/>
              <w:rPr>
                <w:rFonts w:cstheme="minorHAnsi"/>
              </w:rPr>
            </w:pPr>
            <w:r w:rsidRPr="00BF4359">
              <w:rPr>
                <w:rFonts w:cstheme="minorHAnsi"/>
              </w:rPr>
              <w:t xml:space="preserve">Where &lt;Key&gt; = </w:t>
            </w:r>
            <w:r w:rsidRPr="00BF4359">
              <w:t>“</w:t>
            </w:r>
            <w:proofErr w:type="spellStart"/>
            <w:r>
              <w:rPr>
                <w:rFonts w:cstheme="minorHAnsi"/>
              </w:rPr>
              <w:t>MerchantId</w:t>
            </w:r>
            <w:proofErr w:type="spellEnd"/>
            <w:r w:rsidRPr="00BF4359">
              <w:t>”</w:t>
            </w:r>
          </w:p>
        </w:tc>
      </w:tr>
      <w:tr w:rsidR="00D079D5" w:rsidRPr="008F69B4" w14:paraId="6A115C78" w14:textId="77777777" w:rsidTr="00E4553D">
        <w:tc>
          <w:tcPr>
            <w:cnfStyle w:val="001000000000" w:firstRow="0" w:lastRow="0" w:firstColumn="1" w:lastColumn="0" w:oddVBand="0" w:evenVBand="0" w:oddHBand="0" w:evenHBand="0" w:firstRowFirstColumn="0" w:firstRowLastColumn="0" w:lastRowFirstColumn="0" w:lastRowLastColumn="0"/>
            <w:tcW w:w="5058" w:type="dxa"/>
            <w:tcBorders>
              <w:left w:val="nil"/>
            </w:tcBorders>
          </w:tcPr>
          <w:p w14:paraId="2262B190" w14:textId="0BC74B01" w:rsidR="00D079D5" w:rsidRPr="008F69B4" w:rsidRDefault="001C037E" w:rsidP="00D079D5">
            <w:pPr>
              <w:rPr>
                <w:rFonts w:cstheme="minorHAnsi"/>
                <w:b w:val="0"/>
                <w:bCs w:val="0"/>
              </w:rPr>
            </w:pPr>
            <w:r>
              <w:rPr>
                <w:rFonts w:cstheme="minorHAnsi"/>
                <w:b w:val="0"/>
                <w:bCs w:val="0"/>
              </w:rPr>
              <w:t>Fawry</w:t>
            </w:r>
            <w:r w:rsidRPr="002A009A">
              <w:rPr>
                <w:rFonts w:cstheme="minorHAnsi"/>
                <w:b w:val="0"/>
                <w:bCs w:val="0"/>
              </w:rPr>
              <w:t>/</w:t>
            </w:r>
            <w:proofErr w:type="spellStart"/>
            <w:r>
              <w:rPr>
                <w:rFonts w:cstheme="minorHAnsi"/>
                <w:b w:val="0"/>
                <w:bCs w:val="0"/>
              </w:rPr>
              <w:t>BankSvcRq</w:t>
            </w:r>
            <w:proofErr w:type="spellEnd"/>
            <w:r w:rsidRPr="002A009A">
              <w:rPr>
                <w:rFonts w:cstheme="minorHAnsi"/>
                <w:b w:val="0"/>
                <w:bCs w:val="0"/>
              </w:rPr>
              <w:t>/</w:t>
            </w:r>
            <w:proofErr w:type="spellStart"/>
            <w:r w:rsidRPr="002A009A">
              <w:rPr>
                <w:rFonts w:cstheme="minorHAnsi"/>
                <w:b w:val="0"/>
                <w:bCs w:val="0"/>
              </w:rPr>
              <w:t>MsgRqHdr</w:t>
            </w:r>
            <w:proofErr w:type="spellEnd"/>
            <w:r w:rsidRPr="002A009A">
              <w:rPr>
                <w:rFonts w:cstheme="minorHAnsi"/>
                <w:b w:val="0"/>
                <w:bCs w:val="0"/>
              </w:rPr>
              <w:t>/</w:t>
            </w:r>
            <w:proofErr w:type="spellStart"/>
            <w:r w:rsidRPr="002A009A">
              <w:rPr>
                <w:rFonts w:cstheme="minorHAnsi"/>
                <w:b w:val="0"/>
                <w:bCs w:val="0"/>
              </w:rPr>
              <w:t>CustomProperties</w:t>
            </w:r>
            <w:proofErr w:type="spellEnd"/>
            <w:r w:rsidRPr="002A009A">
              <w:rPr>
                <w:rFonts w:cstheme="minorHAnsi"/>
                <w:b w:val="0"/>
                <w:bCs w:val="0"/>
              </w:rPr>
              <w:t>/</w:t>
            </w:r>
            <w:proofErr w:type="spellStart"/>
            <w:r w:rsidRPr="002A009A">
              <w:rPr>
                <w:rFonts w:cstheme="minorHAnsi"/>
                <w:b w:val="0"/>
                <w:bCs w:val="0"/>
              </w:rPr>
              <w:t>CustomProperty</w:t>
            </w:r>
            <w:proofErr w:type="spellEnd"/>
            <w:r w:rsidRPr="002A009A">
              <w:rPr>
                <w:rFonts w:cstheme="minorHAnsi"/>
                <w:b w:val="0"/>
                <w:bCs w:val="0"/>
              </w:rPr>
              <w:t>/</w:t>
            </w:r>
            <w:r w:rsidR="00BC0845">
              <w:rPr>
                <w:rFonts w:cstheme="minorHAnsi"/>
                <w:b w:val="0"/>
                <w:bCs w:val="0"/>
              </w:rPr>
              <w:t>Value</w:t>
            </w:r>
          </w:p>
        </w:tc>
        <w:tc>
          <w:tcPr>
            <w:tcW w:w="2502" w:type="dxa"/>
            <w:tcBorders>
              <w:left w:val="nil"/>
            </w:tcBorders>
          </w:tcPr>
          <w:p w14:paraId="3F42ABB7" w14:textId="779520C7" w:rsidR="00D079D5" w:rsidRPr="00875349" w:rsidRDefault="00BC0845" w:rsidP="00D079D5">
            <w:pPr>
              <w:cnfStyle w:val="000000000000" w:firstRow="0" w:lastRow="0" w:firstColumn="0" w:lastColumn="0" w:oddVBand="0" w:evenVBand="0" w:oddHBand="0" w:evenHBand="0" w:firstRowFirstColumn="0" w:firstRowLastColumn="0" w:lastRowFirstColumn="0" w:lastRowLastColumn="0"/>
            </w:pPr>
            <w:r>
              <w:t>p</w:t>
            </w:r>
            <w:r w:rsidR="00D079D5" w:rsidRPr="00875349">
              <w:t>assword</w:t>
            </w:r>
          </w:p>
        </w:tc>
        <w:tc>
          <w:tcPr>
            <w:tcW w:w="1080" w:type="dxa"/>
          </w:tcPr>
          <w:p w14:paraId="7BC2737A" w14:textId="32553CC6" w:rsidR="00D079D5" w:rsidRPr="008F69B4" w:rsidRDefault="00D079D5" w:rsidP="00D079D5">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String</w:t>
            </w:r>
          </w:p>
        </w:tc>
        <w:tc>
          <w:tcPr>
            <w:tcW w:w="540" w:type="dxa"/>
          </w:tcPr>
          <w:p w14:paraId="6DD51404" w14:textId="00871940" w:rsidR="00D079D5" w:rsidRPr="008F69B4" w:rsidRDefault="00D079D5" w:rsidP="00D079D5">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w:t>
            </w:r>
          </w:p>
        </w:tc>
        <w:tc>
          <w:tcPr>
            <w:tcW w:w="3870" w:type="dxa"/>
            <w:tcBorders>
              <w:right w:val="nil"/>
            </w:tcBorders>
          </w:tcPr>
          <w:p w14:paraId="226DD1AB" w14:textId="2F177412" w:rsidR="00D079D5" w:rsidRPr="008F69B4" w:rsidRDefault="00BF6162" w:rsidP="00D079D5">
            <w:pPr>
              <w:cnfStyle w:val="000000000000" w:firstRow="0" w:lastRow="0" w:firstColumn="0" w:lastColumn="0" w:oddVBand="0" w:evenVBand="0" w:oddHBand="0" w:evenHBand="0" w:firstRowFirstColumn="0" w:firstRowLastColumn="0" w:lastRowFirstColumn="0" w:lastRowLastColumn="0"/>
              <w:rPr>
                <w:rFonts w:cstheme="minorHAnsi"/>
              </w:rPr>
            </w:pPr>
            <w:r w:rsidRPr="00BF4359">
              <w:rPr>
                <w:rFonts w:cstheme="minorHAnsi"/>
              </w:rPr>
              <w:t xml:space="preserve">Where &lt;Key&gt; = </w:t>
            </w:r>
            <w:r w:rsidRPr="00BF4359">
              <w:t>“</w:t>
            </w:r>
            <w:proofErr w:type="spellStart"/>
            <w:r>
              <w:rPr>
                <w:rFonts w:cstheme="minorHAnsi"/>
              </w:rPr>
              <w:t>Merchant</w:t>
            </w:r>
            <w:r w:rsidR="009D7861">
              <w:rPr>
                <w:rFonts w:cstheme="minorHAnsi"/>
              </w:rPr>
              <w:t>Passwd</w:t>
            </w:r>
            <w:proofErr w:type="spellEnd"/>
            <w:r w:rsidRPr="00BF4359">
              <w:t>”</w:t>
            </w:r>
          </w:p>
        </w:tc>
      </w:tr>
      <w:tr w:rsidR="00BC0845" w:rsidRPr="008F69B4" w14:paraId="61A2E0A5" w14:textId="77777777" w:rsidTr="00E4553D">
        <w:tc>
          <w:tcPr>
            <w:cnfStyle w:val="001000000000" w:firstRow="0" w:lastRow="0" w:firstColumn="1" w:lastColumn="0" w:oddVBand="0" w:evenVBand="0" w:oddHBand="0" w:evenHBand="0" w:firstRowFirstColumn="0" w:firstRowLastColumn="0" w:lastRowFirstColumn="0" w:lastRowLastColumn="0"/>
            <w:tcW w:w="5058" w:type="dxa"/>
            <w:tcBorders>
              <w:left w:val="nil"/>
            </w:tcBorders>
          </w:tcPr>
          <w:p w14:paraId="37154F25" w14:textId="3104B3D4" w:rsidR="00BC0845" w:rsidRPr="008F69B4" w:rsidRDefault="00BC0845" w:rsidP="00BC0845">
            <w:pPr>
              <w:rPr>
                <w:rFonts w:cstheme="minorHAnsi"/>
                <w:b w:val="0"/>
                <w:bCs w:val="0"/>
              </w:rPr>
            </w:pPr>
            <w:r>
              <w:t>N/A</w:t>
            </w:r>
          </w:p>
        </w:tc>
        <w:tc>
          <w:tcPr>
            <w:tcW w:w="2502" w:type="dxa"/>
            <w:tcBorders>
              <w:left w:val="nil"/>
            </w:tcBorders>
          </w:tcPr>
          <w:p w14:paraId="478A1954" w14:textId="31CCA118" w:rsidR="00BC0845" w:rsidRPr="00875349" w:rsidRDefault="00BC0845" w:rsidP="00BC0845">
            <w:pPr>
              <w:cnfStyle w:val="000000000000" w:firstRow="0" w:lastRow="0" w:firstColumn="0" w:lastColumn="0" w:oddVBand="0" w:evenVBand="0" w:oddHBand="0" w:evenHBand="0" w:firstRowFirstColumn="0" w:firstRowLastColumn="0" w:lastRowFirstColumn="0" w:lastRowLastColumn="0"/>
            </w:pPr>
            <w:proofErr w:type="spellStart"/>
            <w:r w:rsidRPr="00D865D8">
              <w:rPr>
                <w:rFonts w:cstheme="minorHAnsi"/>
              </w:rPr>
              <w:t>TerminalID</w:t>
            </w:r>
            <w:proofErr w:type="spellEnd"/>
          </w:p>
        </w:tc>
        <w:tc>
          <w:tcPr>
            <w:tcW w:w="1080" w:type="dxa"/>
          </w:tcPr>
          <w:p w14:paraId="17FA9205" w14:textId="124CE54C" w:rsidR="00BC0845" w:rsidRDefault="00BC0845" w:rsidP="00BC0845">
            <w:pPr>
              <w:cnfStyle w:val="000000000000" w:firstRow="0" w:lastRow="0" w:firstColumn="0" w:lastColumn="0" w:oddVBand="0" w:evenVBand="0" w:oddHBand="0" w:evenHBand="0" w:firstRowFirstColumn="0" w:firstRowLastColumn="0" w:lastRowFirstColumn="0" w:lastRowLastColumn="0"/>
              <w:rPr>
                <w:rFonts w:cstheme="minorHAnsi"/>
              </w:rPr>
            </w:pPr>
            <w:r w:rsidRPr="00F22017">
              <w:rPr>
                <w:rFonts w:cstheme="minorHAnsi"/>
              </w:rPr>
              <w:t>String</w:t>
            </w:r>
          </w:p>
        </w:tc>
        <w:tc>
          <w:tcPr>
            <w:tcW w:w="540" w:type="dxa"/>
          </w:tcPr>
          <w:p w14:paraId="02C08FE1" w14:textId="2B054457" w:rsidR="00BC0845" w:rsidRDefault="00BC0845" w:rsidP="00BC0845">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0</w:t>
            </w:r>
          </w:p>
        </w:tc>
        <w:tc>
          <w:tcPr>
            <w:tcW w:w="3870" w:type="dxa"/>
            <w:tcBorders>
              <w:right w:val="nil"/>
            </w:tcBorders>
          </w:tcPr>
          <w:p w14:paraId="305C57D9" w14:textId="7593539D" w:rsidR="00BC0845" w:rsidRDefault="00BC0845" w:rsidP="00BC0845">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Adapter shall send with empty value “”</w:t>
            </w:r>
          </w:p>
        </w:tc>
      </w:tr>
      <w:tr w:rsidR="00BC0845" w:rsidRPr="008F69B4" w14:paraId="2384B2BC" w14:textId="77777777" w:rsidTr="00E4553D">
        <w:tc>
          <w:tcPr>
            <w:cnfStyle w:val="001000000000" w:firstRow="0" w:lastRow="0" w:firstColumn="1" w:lastColumn="0" w:oddVBand="0" w:evenVBand="0" w:oddHBand="0" w:evenHBand="0" w:firstRowFirstColumn="0" w:firstRowLastColumn="0" w:lastRowFirstColumn="0" w:lastRowLastColumn="0"/>
            <w:tcW w:w="5058" w:type="dxa"/>
            <w:tcBorders>
              <w:left w:val="nil"/>
            </w:tcBorders>
          </w:tcPr>
          <w:p w14:paraId="40910F5B" w14:textId="2FFBB7D4" w:rsidR="00BC0845" w:rsidRPr="00E23839" w:rsidRDefault="00BC0845" w:rsidP="00BC0845">
            <w:pPr>
              <w:rPr>
                <w:rFonts w:cstheme="minorHAnsi"/>
                <w:b w:val="0"/>
                <w:bCs w:val="0"/>
              </w:rPr>
            </w:pPr>
            <w:r>
              <w:t>N/A</w:t>
            </w:r>
          </w:p>
        </w:tc>
        <w:tc>
          <w:tcPr>
            <w:tcW w:w="2502" w:type="dxa"/>
            <w:tcBorders>
              <w:left w:val="nil"/>
            </w:tcBorders>
          </w:tcPr>
          <w:p w14:paraId="1806E1BD" w14:textId="041B8C22" w:rsidR="00BC0845" w:rsidRDefault="00BC0845" w:rsidP="00BC0845">
            <w:pPr>
              <w:cnfStyle w:val="000000000000" w:firstRow="0" w:lastRow="0" w:firstColumn="0" w:lastColumn="0" w:oddVBand="0" w:evenVBand="0" w:oddHBand="0" w:evenHBand="0" w:firstRowFirstColumn="0" w:firstRowLastColumn="0" w:lastRowFirstColumn="0" w:lastRowLastColumn="0"/>
            </w:pPr>
            <w:proofErr w:type="spellStart"/>
            <w:r w:rsidRPr="00D865D8">
              <w:rPr>
                <w:rFonts w:cstheme="minorHAnsi"/>
              </w:rPr>
              <w:t>StoreName</w:t>
            </w:r>
            <w:proofErr w:type="spellEnd"/>
          </w:p>
        </w:tc>
        <w:tc>
          <w:tcPr>
            <w:tcW w:w="1080" w:type="dxa"/>
          </w:tcPr>
          <w:p w14:paraId="5B0ED4AB" w14:textId="2FDBB59E" w:rsidR="00BC0845" w:rsidRDefault="00BC0845" w:rsidP="00BC0845">
            <w:pPr>
              <w:cnfStyle w:val="000000000000" w:firstRow="0" w:lastRow="0" w:firstColumn="0" w:lastColumn="0" w:oddVBand="0" w:evenVBand="0" w:oddHBand="0" w:evenHBand="0" w:firstRowFirstColumn="0" w:firstRowLastColumn="0" w:lastRowFirstColumn="0" w:lastRowLastColumn="0"/>
              <w:rPr>
                <w:rFonts w:cstheme="minorHAnsi"/>
              </w:rPr>
            </w:pPr>
            <w:r w:rsidRPr="00F22017">
              <w:rPr>
                <w:rFonts w:cstheme="minorHAnsi"/>
              </w:rPr>
              <w:t>String</w:t>
            </w:r>
          </w:p>
        </w:tc>
        <w:tc>
          <w:tcPr>
            <w:tcW w:w="540" w:type="dxa"/>
          </w:tcPr>
          <w:p w14:paraId="6301891F" w14:textId="1AD329E5" w:rsidR="00BC0845" w:rsidRDefault="00BC0845" w:rsidP="00BC0845">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0</w:t>
            </w:r>
          </w:p>
        </w:tc>
        <w:tc>
          <w:tcPr>
            <w:tcW w:w="3870" w:type="dxa"/>
            <w:tcBorders>
              <w:right w:val="nil"/>
            </w:tcBorders>
          </w:tcPr>
          <w:p w14:paraId="4CF664C5" w14:textId="5AC598B9" w:rsidR="00BC0845" w:rsidRPr="008F69B4" w:rsidRDefault="00BC0845" w:rsidP="00BC0845">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Adapter shall send with empty value “”</w:t>
            </w:r>
          </w:p>
        </w:tc>
      </w:tr>
    </w:tbl>
    <w:p w14:paraId="3DEBFB8E" w14:textId="77777777" w:rsidR="00672C1F" w:rsidRDefault="00672C1F" w:rsidP="00AB5C8D">
      <w:pPr>
        <w:tabs>
          <w:tab w:val="num" w:pos="1008"/>
        </w:tabs>
        <w:spacing w:before="60" w:after="60" w:line="240" w:lineRule="auto"/>
        <w:jc w:val="both"/>
        <w:rPr>
          <w:rFonts w:eastAsiaTheme="majorEastAsia" w:cstheme="minorHAnsi"/>
          <w:szCs w:val="28"/>
        </w:rPr>
      </w:pPr>
    </w:p>
    <w:p w14:paraId="2E70FDFD" w14:textId="4ABD44DD" w:rsidR="005904B2" w:rsidRPr="009223B5" w:rsidRDefault="005E754D" w:rsidP="00E15FA6">
      <w:pPr>
        <w:shd w:val="clear" w:color="auto" w:fill="FDE9D9" w:themeFill="accent6" w:themeFillTint="33"/>
        <w:jc w:val="center"/>
        <w:rPr>
          <w:b/>
          <w:bCs/>
        </w:rPr>
      </w:pPr>
      <w:r>
        <w:rPr>
          <w:b/>
          <w:bCs/>
        </w:rPr>
        <w:t>Login</w:t>
      </w:r>
      <w:r w:rsidR="005904B2">
        <w:rPr>
          <w:b/>
          <w:bCs/>
        </w:rPr>
        <w:t xml:space="preserve"> Sample</w:t>
      </w:r>
      <w:r w:rsidR="005904B2" w:rsidRPr="009223B5">
        <w:rPr>
          <w:b/>
          <w:bCs/>
        </w:rPr>
        <w:t xml:space="preserve"> </w:t>
      </w:r>
      <w:r w:rsidR="00E15FA6">
        <w:rPr>
          <w:b/>
          <w:bCs/>
        </w:rPr>
        <w:t>Request</w:t>
      </w:r>
    </w:p>
    <w:p w14:paraId="63373078" w14:textId="68B0DF5F" w:rsidR="00A410CB" w:rsidRPr="00533F8C" w:rsidRDefault="00A410CB" w:rsidP="008104FD">
      <w:pPr>
        <w:tabs>
          <w:tab w:val="num" w:pos="1008"/>
        </w:tabs>
        <w:spacing w:before="60" w:after="60" w:line="240" w:lineRule="auto"/>
        <w:ind w:left="360" w:hanging="360"/>
        <w:jc w:val="both"/>
        <w:rPr>
          <w:rFonts w:eastAsia="Times New Roman" w:cstheme="minorHAnsi"/>
          <w:color w:val="000000" w:themeColor="text1"/>
          <w:szCs w:val="28"/>
        </w:rPr>
      </w:pPr>
      <w:r>
        <w:rPr>
          <w:rFonts w:eastAsia="Times New Roman" w:cstheme="minorHAnsi"/>
          <w:color w:val="C00000"/>
          <w:szCs w:val="28"/>
        </w:rPr>
        <w:t xml:space="preserve">URL: </w:t>
      </w:r>
      <w:r w:rsidR="00BC0845">
        <w:rPr>
          <w:rFonts w:ascii="Helvetica" w:hAnsi="Helvetica" w:cs="Helvetica"/>
          <w:color w:val="212121"/>
          <w:sz w:val="18"/>
          <w:szCs w:val="18"/>
          <w:shd w:val="clear" w:color="auto" w:fill="FFFFFF"/>
        </w:rPr>
        <w:t>https://checkoutdev.souhoola.org/api/MerchantAccount/Login</w:t>
      </w:r>
    </w:p>
    <w:p w14:paraId="574B5DDC" w14:textId="77777777" w:rsidR="00A410CB" w:rsidRPr="00632711" w:rsidRDefault="00A410CB" w:rsidP="00A410CB">
      <w:pPr>
        <w:tabs>
          <w:tab w:val="num" w:pos="1008"/>
        </w:tabs>
        <w:spacing w:before="60" w:after="60" w:line="240" w:lineRule="auto"/>
        <w:ind w:left="360" w:hanging="360"/>
        <w:jc w:val="both"/>
        <w:rPr>
          <w:rFonts w:eastAsia="Times New Roman" w:cstheme="minorHAnsi"/>
          <w:color w:val="C00000"/>
          <w:szCs w:val="28"/>
        </w:rPr>
      </w:pPr>
      <w:r w:rsidRPr="00632711">
        <w:rPr>
          <w:rFonts w:eastAsia="Times New Roman" w:cstheme="minorHAnsi"/>
          <w:color w:val="C00000"/>
          <w:szCs w:val="28"/>
        </w:rPr>
        <w:t>HTTP Header</w:t>
      </w:r>
    </w:p>
    <w:p w14:paraId="015C9AD7" w14:textId="77777777" w:rsidR="00A410CB" w:rsidRPr="00632711" w:rsidRDefault="00A410CB" w:rsidP="00A410CB">
      <w:pPr>
        <w:tabs>
          <w:tab w:val="num" w:pos="1008"/>
        </w:tabs>
        <w:spacing w:before="60" w:after="60" w:line="240" w:lineRule="auto"/>
        <w:ind w:left="360" w:hanging="360"/>
        <w:rPr>
          <w:rFonts w:eastAsia="Times New Roman" w:cstheme="minorHAnsi"/>
          <w:szCs w:val="28"/>
        </w:rPr>
      </w:pPr>
      <w:r>
        <w:rPr>
          <w:rFonts w:eastAsia="Times New Roman" w:cstheme="minorHAnsi"/>
          <w:szCs w:val="28"/>
        </w:rPr>
        <w:t>Content-Type: application/json</w:t>
      </w:r>
    </w:p>
    <w:p w14:paraId="7A8F70DE" w14:textId="77777777" w:rsidR="00A410CB" w:rsidRPr="00632711" w:rsidRDefault="00A410CB" w:rsidP="00A410CB">
      <w:pPr>
        <w:tabs>
          <w:tab w:val="num" w:pos="1008"/>
        </w:tabs>
        <w:spacing w:before="60" w:after="60" w:line="240" w:lineRule="auto"/>
        <w:ind w:left="360" w:hanging="360"/>
        <w:rPr>
          <w:rFonts w:eastAsia="Times New Roman" w:cstheme="minorHAnsi"/>
          <w:szCs w:val="28"/>
        </w:rPr>
      </w:pPr>
    </w:p>
    <w:p w14:paraId="6BE9F513" w14:textId="77777777" w:rsidR="00A410CB" w:rsidRPr="00632711" w:rsidRDefault="00A410CB" w:rsidP="00A410CB">
      <w:pPr>
        <w:tabs>
          <w:tab w:val="num" w:pos="1008"/>
        </w:tabs>
        <w:spacing w:before="60" w:after="60" w:line="240" w:lineRule="auto"/>
        <w:ind w:left="360" w:hanging="360"/>
        <w:rPr>
          <w:rFonts w:eastAsia="Times New Roman" w:cstheme="minorHAnsi"/>
          <w:color w:val="C00000"/>
          <w:szCs w:val="28"/>
        </w:rPr>
      </w:pPr>
      <w:r w:rsidRPr="00632711">
        <w:rPr>
          <w:rFonts w:eastAsia="Times New Roman" w:cstheme="minorHAnsi"/>
          <w:color w:val="C00000"/>
          <w:szCs w:val="28"/>
        </w:rPr>
        <w:lastRenderedPageBreak/>
        <w:t>Request Body (JSON)</w:t>
      </w:r>
    </w:p>
    <w:tbl>
      <w:tblPr>
        <w:tblStyle w:val="GridTable1Light-Accent51"/>
        <w:tblW w:w="12937" w:type="dxa"/>
        <w:tblInd w:w="18" w:type="dxa"/>
        <w:tblLook w:val="04A0" w:firstRow="1" w:lastRow="0" w:firstColumn="1" w:lastColumn="0" w:noHBand="0" w:noVBand="1"/>
      </w:tblPr>
      <w:tblGrid>
        <w:gridCol w:w="12937"/>
      </w:tblGrid>
      <w:tr w:rsidR="00A410CB" w:rsidRPr="00632711" w14:paraId="428AAF2E" w14:textId="77777777" w:rsidTr="003C4A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7" w:type="dxa"/>
          </w:tcPr>
          <w:p w14:paraId="267C7209" w14:textId="77777777" w:rsidR="00BC0845" w:rsidRPr="005F3F4F" w:rsidRDefault="00BC0845" w:rsidP="00BC0845">
            <w:pPr>
              <w:shd w:val="clear" w:color="auto" w:fill="FFFFFE"/>
              <w:spacing w:line="270" w:lineRule="atLeast"/>
              <w:rPr>
                <w:rFonts w:ascii="Courier New" w:eastAsia="Times New Roman" w:hAnsi="Courier New" w:cs="Courier New"/>
                <w:color w:val="000000"/>
                <w:sz w:val="18"/>
                <w:szCs w:val="18"/>
              </w:rPr>
            </w:pPr>
            <w:r w:rsidRPr="005F3F4F">
              <w:rPr>
                <w:rFonts w:ascii="Courier New" w:eastAsia="Times New Roman" w:hAnsi="Courier New" w:cs="Courier New"/>
                <w:color w:val="000000"/>
                <w:sz w:val="18"/>
                <w:szCs w:val="18"/>
              </w:rPr>
              <w:t>{</w:t>
            </w:r>
          </w:p>
          <w:p w14:paraId="0F2F9312" w14:textId="77777777" w:rsidR="00BC0845" w:rsidRPr="005F3F4F" w:rsidRDefault="00BC0845" w:rsidP="00BC0845">
            <w:pPr>
              <w:shd w:val="clear" w:color="auto" w:fill="FFFFFE"/>
              <w:spacing w:line="270" w:lineRule="atLeast"/>
              <w:rPr>
                <w:rFonts w:ascii="Courier New" w:eastAsia="Times New Roman" w:hAnsi="Courier New" w:cs="Courier New"/>
                <w:color w:val="000000"/>
                <w:sz w:val="18"/>
                <w:szCs w:val="18"/>
              </w:rPr>
            </w:pPr>
            <w:r w:rsidRPr="005F3F4F">
              <w:rPr>
                <w:rFonts w:ascii="Courier New" w:eastAsia="Times New Roman" w:hAnsi="Courier New" w:cs="Courier New"/>
                <w:color w:val="000000"/>
                <w:sz w:val="18"/>
                <w:szCs w:val="18"/>
              </w:rPr>
              <w:t>  </w:t>
            </w:r>
            <w:r w:rsidRPr="005F3F4F">
              <w:rPr>
                <w:rFonts w:ascii="Courier New" w:eastAsia="Times New Roman" w:hAnsi="Courier New" w:cs="Courier New"/>
                <w:color w:val="A31515"/>
                <w:sz w:val="18"/>
                <w:szCs w:val="18"/>
              </w:rPr>
              <w:t>"</w:t>
            </w:r>
            <w:proofErr w:type="spellStart"/>
            <w:r w:rsidRPr="005F3F4F">
              <w:rPr>
                <w:rFonts w:ascii="Courier New" w:eastAsia="Times New Roman" w:hAnsi="Courier New" w:cs="Courier New"/>
                <w:color w:val="A31515"/>
                <w:sz w:val="18"/>
                <w:szCs w:val="18"/>
              </w:rPr>
              <w:t>userName</w:t>
            </w:r>
            <w:proofErr w:type="spellEnd"/>
            <w:r w:rsidRPr="005F3F4F">
              <w:rPr>
                <w:rFonts w:ascii="Courier New" w:eastAsia="Times New Roman" w:hAnsi="Courier New" w:cs="Courier New"/>
                <w:color w:val="A31515"/>
                <w:sz w:val="18"/>
                <w:szCs w:val="18"/>
              </w:rPr>
              <w:t>"</w:t>
            </w:r>
            <w:r w:rsidRPr="005F3F4F">
              <w:rPr>
                <w:rFonts w:ascii="Courier New" w:eastAsia="Times New Roman" w:hAnsi="Courier New" w:cs="Courier New"/>
                <w:color w:val="000000"/>
                <w:sz w:val="18"/>
                <w:szCs w:val="18"/>
              </w:rPr>
              <w:t>: </w:t>
            </w:r>
            <w:r w:rsidRPr="005F3F4F">
              <w:rPr>
                <w:rFonts w:ascii="Courier New" w:eastAsia="Times New Roman" w:hAnsi="Courier New" w:cs="Courier New"/>
                <w:color w:val="0451A5"/>
                <w:sz w:val="18"/>
                <w:szCs w:val="18"/>
              </w:rPr>
              <w:t>"Amr"</w:t>
            </w:r>
            <w:r w:rsidRPr="005F3F4F">
              <w:rPr>
                <w:rFonts w:ascii="Courier New" w:eastAsia="Times New Roman" w:hAnsi="Courier New" w:cs="Courier New"/>
                <w:color w:val="000000"/>
                <w:sz w:val="18"/>
                <w:szCs w:val="18"/>
              </w:rPr>
              <w:t>,</w:t>
            </w:r>
          </w:p>
          <w:p w14:paraId="2F29DE2D" w14:textId="77777777" w:rsidR="00BC0845" w:rsidRPr="005F3F4F" w:rsidRDefault="00BC0845" w:rsidP="00BC0845">
            <w:pPr>
              <w:shd w:val="clear" w:color="auto" w:fill="FFFFFE"/>
              <w:spacing w:line="270" w:lineRule="atLeast"/>
              <w:rPr>
                <w:rFonts w:ascii="Courier New" w:eastAsia="Times New Roman" w:hAnsi="Courier New" w:cs="Courier New"/>
                <w:color w:val="000000"/>
                <w:sz w:val="18"/>
                <w:szCs w:val="18"/>
              </w:rPr>
            </w:pPr>
            <w:r w:rsidRPr="005F3F4F">
              <w:rPr>
                <w:rFonts w:ascii="Courier New" w:eastAsia="Times New Roman" w:hAnsi="Courier New" w:cs="Courier New"/>
                <w:color w:val="000000"/>
                <w:sz w:val="18"/>
                <w:szCs w:val="18"/>
              </w:rPr>
              <w:t>  </w:t>
            </w:r>
            <w:r w:rsidRPr="005F3F4F">
              <w:rPr>
                <w:rFonts w:ascii="Courier New" w:eastAsia="Times New Roman" w:hAnsi="Courier New" w:cs="Courier New"/>
                <w:color w:val="A31515"/>
                <w:sz w:val="18"/>
                <w:szCs w:val="18"/>
              </w:rPr>
              <w:t>"password"</w:t>
            </w:r>
            <w:r w:rsidRPr="005F3F4F">
              <w:rPr>
                <w:rFonts w:ascii="Courier New" w:eastAsia="Times New Roman" w:hAnsi="Courier New" w:cs="Courier New"/>
                <w:color w:val="000000"/>
                <w:sz w:val="18"/>
                <w:szCs w:val="18"/>
              </w:rPr>
              <w:t>: </w:t>
            </w:r>
            <w:r w:rsidRPr="005F3F4F">
              <w:rPr>
                <w:rFonts w:ascii="Courier New" w:eastAsia="Times New Roman" w:hAnsi="Courier New" w:cs="Courier New"/>
                <w:color w:val="0451A5"/>
                <w:sz w:val="18"/>
                <w:szCs w:val="18"/>
              </w:rPr>
              <w:t>"12345"</w:t>
            </w:r>
            <w:r w:rsidRPr="005F3F4F">
              <w:rPr>
                <w:rFonts w:ascii="Courier New" w:eastAsia="Times New Roman" w:hAnsi="Courier New" w:cs="Courier New"/>
                <w:color w:val="000000"/>
                <w:sz w:val="18"/>
                <w:szCs w:val="18"/>
              </w:rPr>
              <w:t>,</w:t>
            </w:r>
          </w:p>
          <w:p w14:paraId="743D2682" w14:textId="77777777" w:rsidR="00BC0845" w:rsidRPr="005F3F4F" w:rsidRDefault="00BC0845" w:rsidP="00BC0845">
            <w:pPr>
              <w:shd w:val="clear" w:color="auto" w:fill="FFFFFE"/>
              <w:spacing w:line="270" w:lineRule="atLeast"/>
              <w:rPr>
                <w:rFonts w:ascii="Courier New" w:eastAsia="Times New Roman" w:hAnsi="Courier New" w:cs="Courier New"/>
                <w:color w:val="000000"/>
                <w:sz w:val="18"/>
                <w:szCs w:val="18"/>
              </w:rPr>
            </w:pPr>
            <w:r w:rsidRPr="005F3F4F">
              <w:rPr>
                <w:rFonts w:ascii="Courier New" w:eastAsia="Times New Roman" w:hAnsi="Courier New" w:cs="Courier New"/>
                <w:color w:val="000000"/>
                <w:sz w:val="18"/>
                <w:szCs w:val="18"/>
              </w:rPr>
              <w:t>  </w:t>
            </w:r>
            <w:r w:rsidRPr="005F3F4F">
              <w:rPr>
                <w:rFonts w:ascii="Courier New" w:eastAsia="Times New Roman" w:hAnsi="Courier New" w:cs="Courier New"/>
                <w:color w:val="A31515"/>
                <w:sz w:val="18"/>
                <w:szCs w:val="18"/>
              </w:rPr>
              <w:t>"</w:t>
            </w:r>
            <w:proofErr w:type="spellStart"/>
            <w:r w:rsidRPr="005F3F4F">
              <w:rPr>
                <w:rFonts w:ascii="Courier New" w:eastAsia="Times New Roman" w:hAnsi="Courier New" w:cs="Courier New"/>
                <w:color w:val="A31515"/>
                <w:sz w:val="18"/>
                <w:szCs w:val="18"/>
              </w:rPr>
              <w:t>TerminalID</w:t>
            </w:r>
            <w:proofErr w:type="spellEnd"/>
            <w:r w:rsidRPr="005F3F4F">
              <w:rPr>
                <w:rFonts w:ascii="Courier New" w:eastAsia="Times New Roman" w:hAnsi="Courier New" w:cs="Courier New"/>
                <w:color w:val="A31515"/>
                <w:sz w:val="18"/>
                <w:szCs w:val="18"/>
              </w:rPr>
              <w:t>"</w:t>
            </w:r>
            <w:r w:rsidRPr="005F3F4F">
              <w:rPr>
                <w:rFonts w:ascii="Courier New" w:eastAsia="Times New Roman" w:hAnsi="Courier New" w:cs="Courier New"/>
                <w:color w:val="000000"/>
                <w:sz w:val="18"/>
                <w:szCs w:val="18"/>
              </w:rPr>
              <w:t>:</w:t>
            </w:r>
            <w:r w:rsidRPr="005F3F4F">
              <w:rPr>
                <w:rFonts w:ascii="Courier New" w:eastAsia="Times New Roman" w:hAnsi="Courier New" w:cs="Courier New"/>
                <w:color w:val="0451A5"/>
                <w:sz w:val="18"/>
                <w:szCs w:val="18"/>
              </w:rPr>
              <w:t>""</w:t>
            </w:r>
            <w:r w:rsidRPr="005F3F4F">
              <w:rPr>
                <w:rFonts w:ascii="Courier New" w:eastAsia="Times New Roman" w:hAnsi="Courier New" w:cs="Courier New"/>
                <w:color w:val="000000"/>
                <w:sz w:val="18"/>
                <w:szCs w:val="18"/>
              </w:rPr>
              <w:t>,</w:t>
            </w:r>
          </w:p>
          <w:p w14:paraId="68FB31F9" w14:textId="77777777" w:rsidR="00BC0845" w:rsidRPr="005F3F4F" w:rsidRDefault="00BC0845" w:rsidP="00BC0845">
            <w:pPr>
              <w:shd w:val="clear" w:color="auto" w:fill="FFFFFE"/>
              <w:spacing w:line="270" w:lineRule="atLeast"/>
              <w:rPr>
                <w:rFonts w:ascii="Courier New" w:eastAsia="Times New Roman" w:hAnsi="Courier New" w:cs="Courier New"/>
                <w:color w:val="000000"/>
                <w:sz w:val="18"/>
                <w:szCs w:val="18"/>
              </w:rPr>
            </w:pPr>
            <w:r w:rsidRPr="005F3F4F">
              <w:rPr>
                <w:rFonts w:ascii="Courier New" w:eastAsia="Times New Roman" w:hAnsi="Courier New" w:cs="Courier New"/>
                <w:color w:val="000000"/>
                <w:sz w:val="18"/>
                <w:szCs w:val="18"/>
              </w:rPr>
              <w:t>  </w:t>
            </w:r>
            <w:r w:rsidRPr="005F3F4F">
              <w:rPr>
                <w:rFonts w:ascii="Courier New" w:eastAsia="Times New Roman" w:hAnsi="Courier New" w:cs="Courier New"/>
                <w:color w:val="A31515"/>
                <w:sz w:val="18"/>
                <w:szCs w:val="18"/>
              </w:rPr>
              <w:t>"</w:t>
            </w:r>
            <w:proofErr w:type="spellStart"/>
            <w:r w:rsidRPr="005F3F4F">
              <w:rPr>
                <w:rFonts w:ascii="Courier New" w:eastAsia="Times New Roman" w:hAnsi="Courier New" w:cs="Courier New"/>
                <w:color w:val="A31515"/>
                <w:sz w:val="18"/>
                <w:szCs w:val="18"/>
              </w:rPr>
              <w:t>StoreName</w:t>
            </w:r>
            <w:proofErr w:type="spellEnd"/>
            <w:r w:rsidRPr="005F3F4F">
              <w:rPr>
                <w:rFonts w:ascii="Courier New" w:eastAsia="Times New Roman" w:hAnsi="Courier New" w:cs="Courier New"/>
                <w:color w:val="A31515"/>
                <w:sz w:val="18"/>
                <w:szCs w:val="18"/>
              </w:rPr>
              <w:t>"</w:t>
            </w:r>
            <w:r w:rsidRPr="005F3F4F">
              <w:rPr>
                <w:rFonts w:ascii="Courier New" w:eastAsia="Times New Roman" w:hAnsi="Courier New" w:cs="Courier New"/>
                <w:color w:val="000000"/>
                <w:sz w:val="18"/>
                <w:szCs w:val="18"/>
              </w:rPr>
              <w:t>:</w:t>
            </w:r>
            <w:r w:rsidRPr="005F3F4F">
              <w:rPr>
                <w:rFonts w:ascii="Courier New" w:eastAsia="Times New Roman" w:hAnsi="Courier New" w:cs="Courier New"/>
                <w:color w:val="0451A5"/>
                <w:sz w:val="18"/>
                <w:szCs w:val="18"/>
              </w:rPr>
              <w:t>""</w:t>
            </w:r>
          </w:p>
          <w:p w14:paraId="07B91B44" w14:textId="77777777" w:rsidR="00BC0845" w:rsidRPr="005F3F4F" w:rsidRDefault="00BC0845" w:rsidP="00BC0845">
            <w:pPr>
              <w:shd w:val="clear" w:color="auto" w:fill="FFFFFE"/>
              <w:spacing w:line="270" w:lineRule="atLeast"/>
              <w:rPr>
                <w:rFonts w:ascii="Courier New" w:eastAsia="Times New Roman" w:hAnsi="Courier New" w:cs="Courier New"/>
                <w:color w:val="000000"/>
                <w:sz w:val="18"/>
                <w:szCs w:val="18"/>
              </w:rPr>
            </w:pPr>
            <w:r w:rsidRPr="005F3F4F">
              <w:rPr>
                <w:rFonts w:ascii="Courier New" w:eastAsia="Times New Roman" w:hAnsi="Courier New" w:cs="Courier New"/>
                <w:color w:val="000000"/>
                <w:sz w:val="18"/>
                <w:szCs w:val="18"/>
              </w:rPr>
              <w:t>}</w:t>
            </w:r>
          </w:p>
          <w:p w14:paraId="44B0827C" w14:textId="22B457FD" w:rsidR="007A6052" w:rsidRPr="00F67A9E" w:rsidRDefault="007A6052" w:rsidP="00DA6C83"/>
        </w:tc>
      </w:tr>
    </w:tbl>
    <w:p w14:paraId="017DE844" w14:textId="14A4A1A5" w:rsidR="00A410CB" w:rsidRDefault="00A410CB" w:rsidP="00AB5C8D">
      <w:pPr>
        <w:tabs>
          <w:tab w:val="num" w:pos="1008"/>
        </w:tabs>
        <w:spacing w:before="60" w:after="60" w:line="240" w:lineRule="auto"/>
        <w:jc w:val="both"/>
        <w:rPr>
          <w:rFonts w:eastAsiaTheme="majorEastAsia" w:cstheme="minorHAnsi"/>
          <w:szCs w:val="28"/>
        </w:rPr>
      </w:pPr>
    </w:p>
    <w:p w14:paraId="0AD9FE34" w14:textId="7569DF0A" w:rsidR="00557D13" w:rsidRDefault="00557D13" w:rsidP="00AB5C8D">
      <w:pPr>
        <w:tabs>
          <w:tab w:val="num" w:pos="1008"/>
        </w:tabs>
        <w:spacing w:before="60" w:after="60" w:line="240" w:lineRule="auto"/>
        <w:jc w:val="both"/>
        <w:rPr>
          <w:rFonts w:eastAsiaTheme="majorEastAsia" w:cstheme="minorHAnsi"/>
          <w:szCs w:val="28"/>
        </w:rPr>
      </w:pPr>
    </w:p>
    <w:p w14:paraId="799E78CB" w14:textId="272D6831" w:rsidR="00A979C5" w:rsidRDefault="00A979C5">
      <w:pPr>
        <w:rPr>
          <w:rFonts w:eastAsiaTheme="majorEastAsia" w:cstheme="minorHAnsi"/>
          <w:szCs w:val="28"/>
        </w:rPr>
      </w:pPr>
      <w:r>
        <w:rPr>
          <w:rFonts w:eastAsiaTheme="majorEastAsia" w:cstheme="minorHAnsi"/>
          <w:szCs w:val="28"/>
        </w:rPr>
        <w:br w:type="page"/>
      </w:r>
    </w:p>
    <w:p w14:paraId="11A56F99" w14:textId="07BE27DC" w:rsidR="00E97D8E" w:rsidRPr="009223B5" w:rsidRDefault="00E675BF" w:rsidP="00A16DE3">
      <w:pPr>
        <w:shd w:val="clear" w:color="auto" w:fill="FDE9D9" w:themeFill="accent6" w:themeFillTint="33"/>
        <w:jc w:val="center"/>
        <w:rPr>
          <w:b/>
          <w:bCs/>
        </w:rPr>
      </w:pPr>
      <w:r>
        <w:rPr>
          <w:b/>
          <w:bCs/>
        </w:rPr>
        <w:lastRenderedPageBreak/>
        <w:t>Login</w:t>
      </w:r>
      <w:r w:rsidR="00E97D8E" w:rsidRPr="009223B5">
        <w:rPr>
          <w:b/>
          <w:bCs/>
        </w:rPr>
        <w:t xml:space="preserve"> </w:t>
      </w:r>
      <w:r w:rsidR="00A16DE3">
        <w:rPr>
          <w:b/>
          <w:bCs/>
        </w:rPr>
        <w:t>Response</w:t>
      </w:r>
    </w:p>
    <w:p w14:paraId="3F9D8564" w14:textId="7BA04CEA" w:rsidR="00857751" w:rsidRDefault="0035434A" w:rsidP="003D38CF">
      <w:pPr>
        <w:rPr>
          <w:rFonts w:cstheme="minorHAnsi"/>
        </w:rPr>
      </w:pPr>
      <w:r w:rsidRPr="000F50EB">
        <w:rPr>
          <w:rFonts w:cstheme="minorHAnsi"/>
        </w:rPr>
        <w:t xml:space="preserve">Adapter will receive the response from </w:t>
      </w:r>
      <w:proofErr w:type="spellStart"/>
      <w:r w:rsidR="00E531A3">
        <w:rPr>
          <w:rFonts w:cstheme="minorHAnsi"/>
        </w:rPr>
        <w:t>Souhoola</w:t>
      </w:r>
      <w:r w:rsidR="006B7D8E">
        <w:rPr>
          <w:rFonts w:cstheme="minorHAnsi"/>
        </w:rPr>
        <w:t>’s</w:t>
      </w:r>
      <w:proofErr w:type="spellEnd"/>
      <w:r>
        <w:rPr>
          <w:rFonts w:cstheme="minorHAnsi"/>
        </w:rPr>
        <w:t xml:space="preserve"> </w:t>
      </w:r>
      <w:r w:rsidRPr="000F50EB">
        <w:rPr>
          <w:rFonts w:cstheme="minorHAnsi"/>
        </w:rPr>
        <w:t xml:space="preserve">System as </w:t>
      </w:r>
      <w:r w:rsidR="00857751">
        <w:rPr>
          <w:rFonts w:cstheme="minorHAnsi"/>
        </w:rPr>
        <w:t>JSON Response.</w:t>
      </w:r>
    </w:p>
    <w:tbl>
      <w:tblPr>
        <w:tblStyle w:val="GridTable1Light-Accent13"/>
        <w:tblW w:w="13050" w:type="dxa"/>
        <w:tblLayout w:type="fixed"/>
        <w:tblLook w:val="04A0" w:firstRow="1" w:lastRow="0" w:firstColumn="1" w:lastColumn="0" w:noHBand="0" w:noVBand="1"/>
      </w:tblPr>
      <w:tblGrid>
        <w:gridCol w:w="2828"/>
        <w:gridCol w:w="1330"/>
        <w:gridCol w:w="630"/>
        <w:gridCol w:w="5490"/>
        <w:gridCol w:w="2772"/>
      </w:tblGrid>
      <w:tr w:rsidR="0053687C" w:rsidRPr="0064230C" w14:paraId="52097036" w14:textId="77777777" w:rsidTr="00FF73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8" w:type="dxa"/>
            <w:tcBorders>
              <w:left w:val="nil"/>
            </w:tcBorders>
            <w:shd w:val="clear" w:color="auto" w:fill="DEEAF6"/>
          </w:tcPr>
          <w:p w14:paraId="4C1FCE80" w14:textId="77777777" w:rsidR="0053687C" w:rsidRPr="0064230C" w:rsidRDefault="0053687C" w:rsidP="00FF73D9">
            <w:pPr>
              <w:jc w:val="center"/>
              <w:rPr>
                <w:b w:val="0"/>
                <w:bCs w:val="0"/>
              </w:rPr>
            </w:pPr>
            <w:r w:rsidRPr="0064230C">
              <w:rPr>
                <w:b w:val="0"/>
                <w:bCs w:val="0"/>
              </w:rPr>
              <w:t>Rest (JSON) Element</w:t>
            </w:r>
          </w:p>
        </w:tc>
        <w:tc>
          <w:tcPr>
            <w:tcW w:w="1330" w:type="dxa"/>
            <w:shd w:val="clear" w:color="auto" w:fill="DEEAF6"/>
          </w:tcPr>
          <w:p w14:paraId="7B41EE4C" w14:textId="77777777" w:rsidR="0053687C" w:rsidRPr="0064230C" w:rsidRDefault="0053687C" w:rsidP="00FF73D9">
            <w:pPr>
              <w:jc w:val="center"/>
              <w:cnfStyle w:val="100000000000" w:firstRow="1" w:lastRow="0" w:firstColumn="0" w:lastColumn="0" w:oddVBand="0" w:evenVBand="0" w:oddHBand="0" w:evenHBand="0" w:firstRowFirstColumn="0" w:firstRowLastColumn="0" w:lastRowFirstColumn="0" w:lastRowLastColumn="0"/>
              <w:rPr>
                <w:b w:val="0"/>
                <w:bCs w:val="0"/>
              </w:rPr>
            </w:pPr>
            <w:r w:rsidRPr="0064230C">
              <w:rPr>
                <w:b w:val="0"/>
                <w:bCs w:val="0"/>
              </w:rPr>
              <w:t>Data Type</w:t>
            </w:r>
          </w:p>
        </w:tc>
        <w:tc>
          <w:tcPr>
            <w:tcW w:w="630" w:type="dxa"/>
            <w:shd w:val="clear" w:color="auto" w:fill="DEEAF6"/>
          </w:tcPr>
          <w:p w14:paraId="2B5FC5BC" w14:textId="77777777" w:rsidR="0053687C" w:rsidRPr="0064230C" w:rsidRDefault="0053687C" w:rsidP="00FF73D9">
            <w:pPr>
              <w:jc w:val="center"/>
              <w:cnfStyle w:val="100000000000" w:firstRow="1" w:lastRow="0" w:firstColumn="0" w:lastColumn="0" w:oddVBand="0" w:evenVBand="0" w:oddHBand="0" w:evenHBand="0" w:firstRowFirstColumn="0" w:firstRowLastColumn="0" w:lastRowFirstColumn="0" w:lastRowLastColumn="0"/>
              <w:rPr>
                <w:b w:val="0"/>
                <w:bCs w:val="0"/>
              </w:rPr>
            </w:pPr>
            <w:r w:rsidRPr="0064230C">
              <w:rPr>
                <w:b w:val="0"/>
                <w:bCs w:val="0"/>
              </w:rPr>
              <w:t>C</w:t>
            </w:r>
          </w:p>
        </w:tc>
        <w:tc>
          <w:tcPr>
            <w:tcW w:w="5490" w:type="dxa"/>
            <w:shd w:val="clear" w:color="auto" w:fill="DEEAF6"/>
          </w:tcPr>
          <w:p w14:paraId="143174F9" w14:textId="77777777" w:rsidR="0053687C" w:rsidRPr="0064230C" w:rsidRDefault="0053687C" w:rsidP="00FF73D9">
            <w:pPr>
              <w:jc w:val="center"/>
              <w:cnfStyle w:val="100000000000" w:firstRow="1" w:lastRow="0" w:firstColumn="0" w:lastColumn="0" w:oddVBand="0" w:evenVBand="0" w:oddHBand="0" w:evenHBand="0" w:firstRowFirstColumn="0" w:firstRowLastColumn="0" w:lastRowFirstColumn="0" w:lastRowLastColumn="0"/>
              <w:rPr>
                <w:b w:val="0"/>
                <w:bCs w:val="0"/>
              </w:rPr>
            </w:pPr>
            <w:r w:rsidRPr="0064230C">
              <w:rPr>
                <w:b w:val="0"/>
                <w:bCs w:val="0"/>
              </w:rPr>
              <w:t>IFX SOAP Element</w:t>
            </w:r>
          </w:p>
        </w:tc>
        <w:tc>
          <w:tcPr>
            <w:tcW w:w="2772" w:type="dxa"/>
            <w:tcBorders>
              <w:right w:val="nil"/>
            </w:tcBorders>
            <w:shd w:val="clear" w:color="auto" w:fill="DEEAF6"/>
          </w:tcPr>
          <w:p w14:paraId="4861265C" w14:textId="77777777" w:rsidR="0053687C" w:rsidRPr="0064230C" w:rsidRDefault="0053687C" w:rsidP="00FF73D9">
            <w:pPr>
              <w:jc w:val="center"/>
              <w:cnfStyle w:val="100000000000" w:firstRow="1" w:lastRow="0" w:firstColumn="0" w:lastColumn="0" w:oddVBand="0" w:evenVBand="0" w:oddHBand="0" w:evenHBand="0" w:firstRowFirstColumn="0" w:firstRowLastColumn="0" w:lastRowFirstColumn="0" w:lastRowLastColumn="0"/>
              <w:rPr>
                <w:b w:val="0"/>
                <w:bCs w:val="0"/>
              </w:rPr>
            </w:pPr>
            <w:r w:rsidRPr="0064230C">
              <w:rPr>
                <w:b w:val="0"/>
                <w:bCs w:val="0"/>
              </w:rPr>
              <w:t>Description</w:t>
            </w:r>
          </w:p>
        </w:tc>
      </w:tr>
      <w:tr w:rsidR="0053687C" w14:paraId="5D82EDD4" w14:textId="77777777" w:rsidTr="00FF73D9">
        <w:tc>
          <w:tcPr>
            <w:cnfStyle w:val="001000000000" w:firstRow="0" w:lastRow="0" w:firstColumn="1" w:lastColumn="0" w:oddVBand="0" w:evenVBand="0" w:oddHBand="0" w:evenHBand="0" w:firstRowFirstColumn="0" w:firstRowLastColumn="0" w:lastRowFirstColumn="0" w:lastRowLastColumn="0"/>
            <w:tcW w:w="2828" w:type="dxa"/>
            <w:tcBorders>
              <w:left w:val="nil"/>
            </w:tcBorders>
          </w:tcPr>
          <w:p w14:paraId="4F22AAD2" w14:textId="77777777" w:rsidR="0053687C" w:rsidRPr="0064230C" w:rsidRDefault="0053687C" w:rsidP="00FF73D9">
            <w:pPr>
              <w:rPr>
                <w:b w:val="0"/>
                <w:bCs w:val="0"/>
              </w:rPr>
            </w:pPr>
            <w:r>
              <w:rPr>
                <w:b w:val="0"/>
                <w:bCs w:val="0"/>
              </w:rPr>
              <w:t>m</w:t>
            </w:r>
            <w:r w:rsidRPr="00EC7581">
              <w:rPr>
                <w:b w:val="0"/>
                <w:bCs w:val="0"/>
              </w:rPr>
              <w:t>essage</w:t>
            </w:r>
          </w:p>
        </w:tc>
        <w:tc>
          <w:tcPr>
            <w:tcW w:w="1330" w:type="dxa"/>
          </w:tcPr>
          <w:p w14:paraId="00002704" w14:textId="77777777" w:rsidR="0053687C" w:rsidRPr="00CC5F83" w:rsidRDefault="0053687C" w:rsidP="00FF73D9">
            <w:pPr>
              <w:cnfStyle w:val="000000000000" w:firstRow="0" w:lastRow="0" w:firstColumn="0" w:lastColumn="0" w:oddVBand="0" w:evenVBand="0" w:oddHBand="0" w:evenHBand="0" w:firstRowFirstColumn="0" w:firstRowLastColumn="0" w:lastRowFirstColumn="0" w:lastRowLastColumn="0"/>
            </w:pPr>
            <w:r>
              <w:t>Object</w:t>
            </w:r>
          </w:p>
        </w:tc>
        <w:tc>
          <w:tcPr>
            <w:tcW w:w="630" w:type="dxa"/>
          </w:tcPr>
          <w:p w14:paraId="20E56712" w14:textId="77777777" w:rsidR="0053687C" w:rsidRPr="0064230C" w:rsidRDefault="0053687C" w:rsidP="00FF73D9">
            <w:pPr>
              <w:cnfStyle w:val="000000000000" w:firstRow="0" w:lastRow="0" w:firstColumn="0" w:lastColumn="0" w:oddVBand="0" w:evenVBand="0" w:oddHBand="0" w:evenHBand="0" w:firstRowFirstColumn="0" w:firstRowLastColumn="0" w:lastRowFirstColumn="0" w:lastRowLastColumn="0"/>
            </w:pPr>
            <w:r>
              <w:t>0..1</w:t>
            </w:r>
          </w:p>
        </w:tc>
        <w:tc>
          <w:tcPr>
            <w:tcW w:w="5490" w:type="dxa"/>
          </w:tcPr>
          <w:p w14:paraId="1BAFF43C" w14:textId="77777777" w:rsidR="0053687C" w:rsidRPr="00A43FFE" w:rsidRDefault="0053687C" w:rsidP="00FF73D9">
            <w:pPr>
              <w:cnfStyle w:val="000000000000" w:firstRow="0" w:lastRow="0" w:firstColumn="0" w:lastColumn="0" w:oddVBand="0" w:evenVBand="0" w:oddHBand="0" w:evenHBand="0" w:firstRowFirstColumn="0" w:firstRowLastColumn="0" w:lastRowFirstColumn="0" w:lastRowLastColumn="0"/>
            </w:pPr>
          </w:p>
        </w:tc>
        <w:tc>
          <w:tcPr>
            <w:tcW w:w="2772" w:type="dxa"/>
            <w:tcBorders>
              <w:right w:val="nil"/>
            </w:tcBorders>
          </w:tcPr>
          <w:p w14:paraId="48396921" w14:textId="77777777" w:rsidR="0053687C" w:rsidRDefault="0053687C" w:rsidP="00FF73D9">
            <w:pPr>
              <w:cnfStyle w:val="000000000000" w:firstRow="0" w:lastRow="0" w:firstColumn="0" w:lastColumn="0" w:oddVBand="0" w:evenVBand="0" w:oddHBand="0" w:evenHBand="0" w:firstRowFirstColumn="0" w:firstRowLastColumn="0" w:lastRowFirstColumn="0" w:lastRowLastColumn="0"/>
            </w:pPr>
          </w:p>
        </w:tc>
      </w:tr>
      <w:tr w:rsidR="0053687C" w14:paraId="6D59F8C2" w14:textId="77777777" w:rsidTr="00FF73D9">
        <w:tc>
          <w:tcPr>
            <w:cnfStyle w:val="001000000000" w:firstRow="0" w:lastRow="0" w:firstColumn="1" w:lastColumn="0" w:oddVBand="0" w:evenVBand="0" w:oddHBand="0" w:evenHBand="0" w:firstRowFirstColumn="0" w:firstRowLastColumn="0" w:lastRowFirstColumn="0" w:lastRowLastColumn="0"/>
            <w:tcW w:w="2828" w:type="dxa"/>
            <w:tcBorders>
              <w:left w:val="nil"/>
            </w:tcBorders>
          </w:tcPr>
          <w:p w14:paraId="02EACBDD" w14:textId="77777777" w:rsidR="0053687C" w:rsidRPr="0042046C" w:rsidRDefault="0053687C" w:rsidP="00FF73D9">
            <w:pPr>
              <w:rPr>
                <w:b w:val="0"/>
                <w:bCs w:val="0"/>
              </w:rPr>
            </w:pPr>
            <w:proofErr w:type="spellStart"/>
            <w:r w:rsidRPr="0042046C">
              <w:rPr>
                <w:b w:val="0"/>
                <w:bCs w:val="0"/>
              </w:rPr>
              <w:t>isSuccess</w:t>
            </w:r>
            <w:proofErr w:type="spellEnd"/>
          </w:p>
        </w:tc>
        <w:tc>
          <w:tcPr>
            <w:tcW w:w="1330" w:type="dxa"/>
          </w:tcPr>
          <w:p w14:paraId="049B9BB4" w14:textId="77777777" w:rsidR="0053687C" w:rsidRPr="00CC5F83" w:rsidRDefault="0053687C" w:rsidP="00FF73D9">
            <w:pPr>
              <w:cnfStyle w:val="000000000000" w:firstRow="0" w:lastRow="0" w:firstColumn="0" w:lastColumn="0" w:oddVBand="0" w:evenVBand="0" w:oddHBand="0" w:evenHBand="0" w:firstRowFirstColumn="0" w:firstRowLastColumn="0" w:lastRowFirstColumn="0" w:lastRowLastColumn="0"/>
            </w:pPr>
            <w:r>
              <w:t>Boolean</w:t>
            </w:r>
          </w:p>
        </w:tc>
        <w:tc>
          <w:tcPr>
            <w:tcW w:w="630" w:type="dxa"/>
          </w:tcPr>
          <w:p w14:paraId="60B107A1" w14:textId="77777777" w:rsidR="0053687C" w:rsidRPr="0064230C" w:rsidRDefault="0053687C" w:rsidP="00FF73D9">
            <w:pPr>
              <w:cnfStyle w:val="000000000000" w:firstRow="0" w:lastRow="0" w:firstColumn="0" w:lastColumn="0" w:oddVBand="0" w:evenVBand="0" w:oddHBand="0" w:evenHBand="0" w:firstRowFirstColumn="0" w:firstRowLastColumn="0" w:lastRowFirstColumn="0" w:lastRowLastColumn="0"/>
            </w:pPr>
            <w:r>
              <w:t>1</w:t>
            </w:r>
          </w:p>
        </w:tc>
        <w:tc>
          <w:tcPr>
            <w:tcW w:w="5490" w:type="dxa"/>
          </w:tcPr>
          <w:p w14:paraId="5000414C" w14:textId="1CA81971" w:rsidR="0053687C" w:rsidRDefault="00261D66" w:rsidP="00FF73D9">
            <w:pPr>
              <w:cnfStyle w:val="000000000000" w:firstRow="0" w:lastRow="0" w:firstColumn="0" w:lastColumn="0" w:oddVBand="0" w:evenVBand="0" w:oddHBand="0" w:evenHBand="0" w:firstRowFirstColumn="0" w:firstRowLastColumn="0" w:lastRowFirstColumn="0" w:lastRowLastColumn="0"/>
            </w:pPr>
            <w:r w:rsidRPr="00261D66">
              <w:t>Fawry/</w:t>
            </w:r>
            <w:proofErr w:type="spellStart"/>
            <w:r w:rsidRPr="00261D66">
              <w:t>BankSvcRs</w:t>
            </w:r>
            <w:proofErr w:type="spellEnd"/>
            <w:r w:rsidRPr="00261D66">
              <w:t>/Status/</w:t>
            </w:r>
            <w:proofErr w:type="spellStart"/>
            <w:r w:rsidRPr="00261D66">
              <w:t>StatusCode</w:t>
            </w:r>
            <w:proofErr w:type="spellEnd"/>
          </w:p>
          <w:p w14:paraId="34D5E205" w14:textId="77777777" w:rsidR="0053687C" w:rsidRPr="00A43FFE" w:rsidRDefault="0053687C" w:rsidP="00FF73D9">
            <w:pPr>
              <w:cnfStyle w:val="000000000000" w:firstRow="0" w:lastRow="0" w:firstColumn="0" w:lastColumn="0" w:oddVBand="0" w:evenVBand="0" w:oddHBand="0" w:evenHBand="0" w:firstRowFirstColumn="0" w:firstRowLastColumn="0" w:lastRowFirstColumn="0" w:lastRowLastColumn="0"/>
            </w:pPr>
          </w:p>
        </w:tc>
        <w:tc>
          <w:tcPr>
            <w:tcW w:w="2772" w:type="dxa"/>
            <w:tcBorders>
              <w:right w:val="nil"/>
            </w:tcBorders>
          </w:tcPr>
          <w:p w14:paraId="0C4CA965" w14:textId="77777777" w:rsidR="0053687C" w:rsidRDefault="0053687C" w:rsidP="00FF73D9">
            <w:pPr>
              <w:cnfStyle w:val="000000000000" w:firstRow="0" w:lastRow="0" w:firstColumn="0" w:lastColumn="0" w:oddVBand="0" w:evenVBand="0" w:oddHBand="0" w:evenHBand="0" w:firstRowFirstColumn="0" w:firstRowLastColumn="0" w:lastRowFirstColumn="0" w:lastRowLastColumn="0"/>
            </w:pPr>
            <w:r w:rsidRPr="00BC5A7F">
              <w:rPr>
                <w:b/>
                <w:bCs/>
              </w:rPr>
              <w:t>in case</w:t>
            </w:r>
            <w:r>
              <w:t xml:space="preserve"> </w:t>
            </w:r>
            <w:proofErr w:type="spellStart"/>
            <w:r w:rsidRPr="0042046C">
              <w:rPr>
                <w:u w:val="single"/>
              </w:rPr>
              <w:t>isSuccess</w:t>
            </w:r>
            <w:proofErr w:type="spellEnd"/>
            <w:r w:rsidRPr="0042046C">
              <w:rPr>
                <w:u w:val="single"/>
              </w:rPr>
              <w:t xml:space="preserve"> = true</w:t>
            </w:r>
            <w:r>
              <w:rPr>
                <w:rFonts w:ascii="Courier New" w:eastAsia="Times New Roman" w:hAnsi="Courier New" w:cs="Courier New"/>
                <w:color w:val="A31515"/>
                <w:sz w:val="18"/>
                <w:szCs w:val="18"/>
              </w:rPr>
              <w:t xml:space="preserve"> </w:t>
            </w:r>
            <w:r>
              <w:t xml:space="preserve">Adapter shall </w:t>
            </w:r>
            <w:r w:rsidRPr="00BC5A7F">
              <w:rPr>
                <w:b/>
                <w:bCs/>
              </w:rPr>
              <w:t>map</w:t>
            </w:r>
            <w:r>
              <w:t xml:space="preserve"> it to “200” success, </w:t>
            </w:r>
            <w:r>
              <w:rPr>
                <w:b/>
                <w:bCs/>
              </w:rPr>
              <w:t>else</w:t>
            </w:r>
            <w:r>
              <w:t xml:space="preserve"> adapter shall map the error code returned in “</w:t>
            </w:r>
            <w:r w:rsidRPr="0042046C">
              <w:t>errors/code</w:t>
            </w:r>
            <w:r>
              <w:t>”</w:t>
            </w:r>
          </w:p>
          <w:p w14:paraId="740B376B" w14:textId="77777777" w:rsidR="0053687C" w:rsidRDefault="0053687C" w:rsidP="00FF73D9">
            <w:pPr>
              <w:cnfStyle w:val="000000000000" w:firstRow="0" w:lastRow="0" w:firstColumn="0" w:lastColumn="0" w:oddVBand="0" w:evenVBand="0" w:oddHBand="0" w:evenHBand="0" w:firstRowFirstColumn="0" w:firstRowLastColumn="0" w:lastRowFirstColumn="0" w:lastRowLastColumn="0"/>
            </w:pPr>
            <w:r>
              <w:t>please refer to error code mapping</w:t>
            </w:r>
          </w:p>
        </w:tc>
      </w:tr>
      <w:tr w:rsidR="0053687C" w:rsidRPr="00BC5A7F" w14:paraId="2C2F5E26" w14:textId="77777777" w:rsidTr="00FF73D9">
        <w:tc>
          <w:tcPr>
            <w:cnfStyle w:val="001000000000" w:firstRow="0" w:lastRow="0" w:firstColumn="1" w:lastColumn="0" w:oddVBand="0" w:evenVBand="0" w:oddHBand="0" w:evenHBand="0" w:firstRowFirstColumn="0" w:firstRowLastColumn="0" w:lastRowFirstColumn="0" w:lastRowLastColumn="0"/>
            <w:tcW w:w="2828" w:type="dxa"/>
            <w:tcBorders>
              <w:left w:val="nil"/>
            </w:tcBorders>
          </w:tcPr>
          <w:p w14:paraId="2FA9121B" w14:textId="77777777" w:rsidR="0053687C" w:rsidRPr="0042046C" w:rsidRDefault="0053687C" w:rsidP="00FF73D9">
            <w:pPr>
              <w:rPr>
                <w:b w:val="0"/>
                <w:bCs w:val="0"/>
              </w:rPr>
            </w:pPr>
            <w:r w:rsidRPr="0042046C">
              <w:rPr>
                <w:b w:val="0"/>
                <w:bCs w:val="0"/>
              </w:rPr>
              <w:t>errors/code</w:t>
            </w:r>
          </w:p>
        </w:tc>
        <w:tc>
          <w:tcPr>
            <w:tcW w:w="1330" w:type="dxa"/>
          </w:tcPr>
          <w:p w14:paraId="04285161" w14:textId="77777777" w:rsidR="0053687C" w:rsidRDefault="0053687C" w:rsidP="00FF73D9">
            <w:pPr>
              <w:cnfStyle w:val="000000000000" w:firstRow="0" w:lastRow="0" w:firstColumn="0" w:lastColumn="0" w:oddVBand="0" w:evenVBand="0" w:oddHBand="0" w:evenHBand="0" w:firstRowFirstColumn="0" w:firstRowLastColumn="0" w:lastRowFirstColumn="0" w:lastRowLastColumn="0"/>
            </w:pPr>
            <w:r w:rsidRPr="00181B12">
              <w:t>String</w:t>
            </w:r>
          </w:p>
        </w:tc>
        <w:tc>
          <w:tcPr>
            <w:tcW w:w="630" w:type="dxa"/>
          </w:tcPr>
          <w:p w14:paraId="19C6B93A" w14:textId="77777777" w:rsidR="0053687C" w:rsidRDefault="0053687C" w:rsidP="00FF73D9">
            <w:pPr>
              <w:cnfStyle w:val="000000000000" w:firstRow="0" w:lastRow="0" w:firstColumn="0" w:lastColumn="0" w:oddVBand="0" w:evenVBand="0" w:oddHBand="0" w:evenHBand="0" w:firstRowFirstColumn="0" w:firstRowLastColumn="0" w:lastRowFirstColumn="0" w:lastRowLastColumn="0"/>
            </w:pPr>
            <w:r>
              <w:t>1</w:t>
            </w:r>
          </w:p>
        </w:tc>
        <w:tc>
          <w:tcPr>
            <w:tcW w:w="5490" w:type="dxa"/>
          </w:tcPr>
          <w:p w14:paraId="77BCA861" w14:textId="29BEA6F7" w:rsidR="0053687C" w:rsidRPr="007F5A8B" w:rsidRDefault="0053687C" w:rsidP="00FF73D9">
            <w:pPr>
              <w:cnfStyle w:val="000000000000" w:firstRow="0" w:lastRow="0" w:firstColumn="0" w:lastColumn="0" w:oddVBand="0" w:evenVBand="0" w:oddHBand="0" w:evenHBand="0" w:firstRowFirstColumn="0" w:firstRowLastColumn="0" w:lastRowFirstColumn="0" w:lastRowLastColumn="0"/>
            </w:pPr>
          </w:p>
        </w:tc>
        <w:tc>
          <w:tcPr>
            <w:tcW w:w="2772" w:type="dxa"/>
            <w:tcBorders>
              <w:right w:val="nil"/>
            </w:tcBorders>
          </w:tcPr>
          <w:p w14:paraId="1B9487ED" w14:textId="77777777" w:rsidR="0053687C" w:rsidRPr="00BC5A7F" w:rsidRDefault="0053687C" w:rsidP="00FF73D9">
            <w:pPr>
              <w:cnfStyle w:val="000000000000" w:firstRow="0" w:lastRow="0" w:firstColumn="0" w:lastColumn="0" w:oddVBand="0" w:evenVBand="0" w:oddHBand="0" w:evenHBand="0" w:firstRowFirstColumn="0" w:firstRowLastColumn="0" w:lastRowFirstColumn="0" w:lastRowLastColumn="0"/>
              <w:rPr>
                <w:b/>
                <w:bCs/>
              </w:rPr>
            </w:pPr>
          </w:p>
        </w:tc>
      </w:tr>
      <w:tr w:rsidR="0053687C" w:rsidRPr="00BC5A7F" w14:paraId="0ABB3172" w14:textId="77777777" w:rsidTr="00FF73D9">
        <w:tc>
          <w:tcPr>
            <w:cnfStyle w:val="001000000000" w:firstRow="0" w:lastRow="0" w:firstColumn="1" w:lastColumn="0" w:oddVBand="0" w:evenVBand="0" w:oddHBand="0" w:evenHBand="0" w:firstRowFirstColumn="0" w:firstRowLastColumn="0" w:lastRowFirstColumn="0" w:lastRowLastColumn="0"/>
            <w:tcW w:w="2828" w:type="dxa"/>
            <w:tcBorders>
              <w:left w:val="nil"/>
            </w:tcBorders>
          </w:tcPr>
          <w:p w14:paraId="303BA37C" w14:textId="77777777" w:rsidR="0053687C" w:rsidRPr="0042046C" w:rsidRDefault="0053687C" w:rsidP="00FF73D9">
            <w:pPr>
              <w:rPr>
                <w:b w:val="0"/>
                <w:bCs w:val="0"/>
              </w:rPr>
            </w:pPr>
            <w:r w:rsidRPr="0042046C">
              <w:rPr>
                <w:b w:val="0"/>
                <w:bCs w:val="0"/>
              </w:rPr>
              <w:t>errors/message</w:t>
            </w:r>
          </w:p>
        </w:tc>
        <w:tc>
          <w:tcPr>
            <w:tcW w:w="1330" w:type="dxa"/>
          </w:tcPr>
          <w:p w14:paraId="7AFB910D" w14:textId="77777777" w:rsidR="0053687C" w:rsidRDefault="0053687C" w:rsidP="00FF73D9">
            <w:pPr>
              <w:cnfStyle w:val="000000000000" w:firstRow="0" w:lastRow="0" w:firstColumn="0" w:lastColumn="0" w:oddVBand="0" w:evenVBand="0" w:oddHBand="0" w:evenHBand="0" w:firstRowFirstColumn="0" w:firstRowLastColumn="0" w:lastRowFirstColumn="0" w:lastRowLastColumn="0"/>
            </w:pPr>
            <w:r w:rsidRPr="00181B12">
              <w:t>String</w:t>
            </w:r>
          </w:p>
        </w:tc>
        <w:tc>
          <w:tcPr>
            <w:tcW w:w="630" w:type="dxa"/>
          </w:tcPr>
          <w:p w14:paraId="1FF8AB17" w14:textId="77777777" w:rsidR="0053687C" w:rsidRDefault="0053687C" w:rsidP="00FF73D9">
            <w:pPr>
              <w:cnfStyle w:val="000000000000" w:firstRow="0" w:lastRow="0" w:firstColumn="0" w:lastColumn="0" w:oddVBand="0" w:evenVBand="0" w:oddHBand="0" w:evenHBand="0" w:firstRowFirstColumn="0" w:firstRowLastColumn="0" w:lastRowFirstColumn="0" w:lastRowLastColumn="0"/>
            </w:pPr>
            <w:r>
              <w:t>1</w:t>
            </w:r>
          </w:p>
        </w:tc>
        <w:tc>
          <w:tcPr>
            <w:tcW w:w="5490" w:type="dxa"/>
          </w:tcPr>
          <w:p w14:paraId="21C86581" w14:textId="675E5A64" w:rsidR="0053687C" w:rsidRPr="007F5A8B" w:rsidRDefault="0053687C" w:rsidP="00FF73D9">
            <w:pPr>
              <w:cnfStyle w:val="000000000000" w:firstRow="0" w:lastRow="0" w:firstColumn="0" w:lastColumn="0" w:oddVBand="0" w:evenVBand="0" w:oddHBand="0" w:evenHBand="0" w:firstRowFirstColumn="0" w:firstRowLastColumn="0" w:lastRowFirstColumn="0" w:lastRowLastColumn="0"/>
            </w:pPr>
          </w:p>
        </w:tc>
        <w:tc>
          <w:tcPr>
            <w:tcW w:w="2772" w:type="dxa"/>
            <w:tcBorders>
              <w:right w:val="nil"/>
            </w:tcBorders>
          </w:tcPr>
          <w:p w14:paraId="1FEAB8AB" w14:textId="77777777" w:rsidR="0053687C" w:rsidRPr="00BC5A7F" w:rsidRDefault="0053687C" w:rsidP="00FF73D9">
            <w:pPr>
              <w:cnfStyle w:val="000000000000" w:firstRow="0" w:lastRow="0" w:firstColumn="0" w:lastColumn="0" w:oddVBand="0" w:evenVBand="0" w:oddHBand="0" w:evenHBand="0" w:firstRowFirstColumn="0" w:firstRowLastColumn="0" w:lastRowFirstColumn="0" w:lastRowLastColumn="0"/>
              <w:rPr>
                <w:b/>
                <w:bCs/>
              </w:rPr>
            </w:pPr>
          </w:p>
        </w:tc>
      </w:tr>
      <w:tr w:rsidR="0053687C" w:rsidRPr="00BC5A7F" w14:paraId="5E56263C" w14:textId="77777777" w:rsidTr="00FF73D9">
        <w:tc>
          <w:tcPr>
            <w:cnfStyle w:val="001000000000" w:firstRow="0" w:lastRow="0" w:firstColumn="1" w:lastColumn="0" w:oddVBand="0" w:evenVBand="0" w:oddHBand="0" w:evenHBand="0" w:firstRowFirstColumn="0" w:firstRowLastColumn="0" w:lastRowFirstColumn="0" w:lastRowLastColumn="0"/>
            <w:tcW w:w="2828" w:type="dxa"/>
            <w:tcBorders>
              <w:left w:val="nil"/>
            </w:tcBorders>
          </w:tcPr>
          <w:p w14:paraId="4A64942B" w14:textId="77777777" w:rsidR="0053687C" w:rsidRPr="0042046C" w:rsidRDefault="0053687C" w:rsidP="00FF73D9">
            <w:pPr>
              <w:rPr>
                <w:b w:val="0"/>
                <w:bCs w:val="0"/>
              </w:rPr>
            </w:pPr>
            <w:r w:rsidRPr="0042046C">
              <w:rPr>
                <w:b w:val="0"/>
                <w:bCs w:val="0"/>
              </w:rPr>
              <w:t>data/token</w:t>
            </w:r>
          </w:p>
        </w:tc>
        <w:tc>
          <w:tcPr>
            <w:tcW w:w="1330" w:type="dxa"/>
          </w:tcPr>
          <w:p w14:paraId="0F95007A" w14:textId="77777777" w:rsidR="0053687C" w:rsidRDefault="0053687C" w:rsidP="00FF73D9">
            <w:pPr>
              <w:cnfStyle w:val="000000000000" w:firstRow="0" w:lastRow="0" w:firstColumn="0" w:lastColumn="0" w:oddVBand="0" w:evenVBand="0" w:oddHBand="0" w:evenHBand="0" w:firstRowFirstColumn="0" w:firstRowLastColumn="0" w:lastRowFirstColumn="0" w:lastRowLastColumn="0"/>
            </w:pPr>
            <w:r w:rsidRPr="00181B12">
              <w:t>String</w:t>
            </w:r>
          </w:p>
        </w:tc>
        <w:tc>
          <w:tcPr>
            <w:tcW w:w="630" w:type="dxa"/>
          </w:tcPr>
          <w:p w14:paraId="62400D67" w14:textId="77777777" w:rsidR="0053687C" w:rsidRDefault="0053687C" w:rsidP="00FF73D9">
            <w:pPr>
              <w:cnfStyle w:val="000000000000" w:firstRow="0" w:lastRow="0" w:firstColumn="0" w:lastColumn="0" w:oddVBand="0" w:evenVBand="0" w:oddHBand="0" w:evenHBand="0" w:firstRowFirstColumn="0" w:firstRowLastColumn="0" w:lastRowFirstColumn="0" w:lastRowLastColumn="0"/>
            </w:pPr>
            <w:r>
              <w:t>0</w:t>
            </w:r>
          </w:p>
        </w:tc>
        <w:tc>
          <w:tcPr>
            <w:tcW w:w="5490" w:type="dxa"/>
          </w:tcPr>
          <w:p w14:paraId="4E4F1464" w14:textId="6CA9A850" w:rsidR="0053687C" w:rsidRPr="007F5A8B" w:rsidRDefault="00261D66" w:rsidP="00FF73D9">
            <w:pPr>
              <w:cnfStyle w:val="000000000000" w:firstRow="0" w:lastRow="0" w:firstColumn="0" w:lastColumn="0" w:oddVBand="0" w:evenVBand="0" w:oddHBand="0" w:evenHBand="0" w:firstRowFirstColumn="0" w:firstRowLastColumn="0" w:lastRowFirstColumn="0" w:lastRowLastColumn="0"/>
            </w:pPr>
            <w:r w:rsidRPr="00261D66">
              <w:t>Fawry/</w:t>
            </w:r>
            <w:proofErr w:type="spellStart"/>
            <w:r w:rsidRPr="00261D66">
              <w:t>BankSvcRs</w:t>
            </w:r>
            <w:proofErr w:type="spellEnd"/>
            <w:r w:rsidRPr="00261D66">
              <w:t>/</w:t>
            </w:r>
            <w:proofErr w:type="spellStart"/>
            <w:r w:rsidRPr="00261D66">
              <w:t>MsgRqHdr</w:t>
            </w:r>
            <w:proofErr w:type="spellEnd"/>
            <w:r w:rsidRPr="00261D66">
              <w:t>/</w:t>
            </w:r>
            <w:proofErr w:type="spellStart"/>
            <w:r w:rsidRPr="00261D66">
              <w:t>CustomProperties</w:t>
            </w:r>
            <w:proofErr w:type="spellEnd"/>
            <w:r w:rsidRPr="00261D66">
              <w:t>/</w:t>
            </w:r>
            <w:proofErr w:type="spellStart"/>
            <w:r w:rsidRPr="00261D66">
              <w:t>CustomProperty</w:t>
            </w:r>
            <w:proofErr w:type="spellEnd"/>
            <w:r w:rsidRPr="00261D66">
              <w:t>/Value</w:t>
            </w:r>
            <w:r w:rsidR="0053687C">
              <w:t>; Where &lt;Key&gt; = “</w:t>
            </w:r>
            <w:proofErr w:type="spellStart"/>
            <w:r w:rsidR="0053687C">
              <w:t>Corr_Token</w:t>
            </w:r>
            <w:proofErr w:type="spellEnd"/>
            <w:r w:rsidR="0053687C">
              <w:t>”</w:t>
            </w:r>
          </w:p>
        </w:tc>
        <w:tc>
          <w:tcPr>
            <w:tcW w:w="2772" w:type="dxa"/>
            <w:tcBorders>
              <w:right w:val="nil"/>
            </w:tcBorders>
          </w:tcPr>
          <w:p w14:paraId="4ACE105A" w14:textId="77777777" w:rsidR="0053687C" w:rsidRPr="00BC5A7F" w:rsidRDefault="0053687C" w:rsidP="00FF73D9">
            <w:pPr>
              <w:cnfStyle w:val="000000000000" w:firstRow="0" w:lastRow="0" w:firstColumn="0" w:lastColumn="0" w:oddVBand="0" w:evenVBand="0" w:oddHBand="0" w:evenHBand="0" w:firstRowFirstColumn="0" w:firstRowLastColumn="0" w:lastRowFirstColumn="0" w:lastRowLastColumn="0"/>
              <w:rPr>
                <w:b/>
                <w:bCs/>
              </w:rPr>
            </w:pPr>
            <w:r>
              <w:rPr>
                <w:b/>
                <w:bCs/>
              </w:rPr>
              <w:t xml:space="preserve">Mandatory in case of success </w:t>
            </w:r>
          </w:p>
        </w:tc>
      </w:tr>
      <w:tr w:rsidR="0053687C" w:rsidRPr="00BC5A7F" w14:paraId="26661B02" w14:textId="77777777" w:rsidTr="00FF73D9">
        <w:tc>
          <w:tcPr>
            <w:cnfStyle w:val="001000000000" w:firstRow="0" w:lastRow="0" w:firstColumn="1" w:lastColumn="0" w:oddVBand="0" w:evenVBand="0" w:oddHBand="0" w:evenHBand="0" w:firstRowFirstColumn="0" w:firstRowLastColumn="0" w:lastRowFirstColumn="0" w:lastRowLastColumn="0"/>
            <w:tcW w:w="2828" w:type="dxa"/>
            <w:tcBorders>
              <w:left w:val="nil"/>
            </w:tcBorders>
          </w:tcPr>
          <w:p w14:paraId="2A05A7F6" w14:textId="77777777" w:rsidR="0053687C" w:rsidRPr="0042046C" w:rsidRDefault="0053687C" w:rsidP="00FF73D9">
            <w:pPr>
              <w:rPr>
                <w:b w:val="0"/>
                <w:bCs w:val="0"/>
              </w:rPr>
            </w:pPr>
            <w:r w:rsidRPr="0042046C">
              <w:rPr>
                <w:b w:val="0"/>
                <w:bCs w:val="0"/>
              </w:rPr>
              <w:t>data/</w:t>
            </w:r>
            <w:proofErr w:type="spellStart"/>
            <w:r w:rsidRPr="0042046C">
              <w:rPr>
                <w:b w:val="0"/>
                <w:bCs w:val="0"/>
              </w:rPr>
              <w:t>branchName</w:t>
            </w:r>
            <w:proofErr w:type="spellEnd"/>
          </w:p>
        </w:tc>
        <w:tc>
          <w:tcPr>
            <w:tcW w:w="1330" w:type="dxa"/>
          </w:tcPr>
          <w:p w14:paraId="36094BE1" w14:textId="77777777" w:rsidR="0053687C" w:rsidRDefault="0053687C" w:rsidP="00FF73D9">
            <w:pPr>
              <w:cnfStyle w:val="000000000000" w:firstRow="0" w:lastRow="0" w:firstColumn="0" w:lastColumn="0" w:oddVBand="0" w:evenVBand="0" w:oddHBand="0" w:evenHBand="0" w:firstRowFirstColumn="0" w:firstRowLastColumn="0" w:lastRowFirstColumn="0" w:lastRowLastColumn="0"/>
            </w:pPr>
            <w:r w:rsidRPr="00181B12">
              <w:t>String</w:t>
            </w:r>
          </w:p>
        </w:tc>
        <w:tc>
          <w:tcPr>
            <w:tcW w:w="630" w:type="dxa"/>
          </w:tcPr>
          <w:p w14:paraId="1DB0C378" w14:textId="77777777" w:rsidR="0053687C" w:rsidRDefault="0053687C" w:rsidP="00FF73D9">
            <w:pPr>
              <w:cnfStyle w:val="000000000000" w:firstRow="0" w:lastRow="0" w:firstColumn="0" w:lastColumn="0" w:oddVBand="0" w:evenVBand="0" w:oddHBand="0" w:evenHBand="0" w:firstRowFirstColumn="0" w:firstRowLastColumn="0" w:lastRowFirstColumn="0" w:lastRowLastColumn="0"/>
            </w:pPr>
            <w:r>
              <w:t>0</w:t>
            </w:r>
          </w:p>
        </w:tc>
        <w:tc>
          <w:tcPr>
            <w:tcW w:w="5490" w:type="dxa"/>
          </w:tcPr>
          <w:p w14:paraId="21478612" w14:textId="0C3D3FC8" w:rsidR="0053687C" w:rsidRPr="00A0448B" w:rsidRDefault="0053687C" w:rsidP="00FF73D9">
            <w:pPr>
              <w:cnfStyle w:val="000000000000" w:firstRow="0" w:lastRow="0" w:firstColumn="0" w:lastColumn="0" w:oddVBand="0" w:evenVBand="0" w:oddHBand="0" w:evenHBand="0" w:firstRowFirstColumn="0" w:firstRowLastColumn="0" w:lastRowFirstColumn="0" w:lastRowLastColumn="0"/>
            </w:pPr>
          </w:p>
        </w:tc>
        <w:tc>
          <w:tcPr>
            <w:tcW w:w="2772" w:type="dxa"/>
            <w:tcBorders>
              <w:right w:val="nil"/>
            </w:tcBorders>
          </w:tcPr>
          <w:p w14:paraId="4FEF3236" w14:textId="77777777" w:rsidR="0053687C" w:rsidRPr="00BC5A7F" w:rsidRDefault="0053687C" w:rsidP="00FF73D9">
            <w:pPr>
              <w:cnfStyle w:val="000000000000" w:firstRow="0" w:lastRow="0" w:firstColumn="0" w:lastColumn="0" w:oddVBand="0" w:evenVBand="0" w:oddHBand="0" w:evenHBand="0" w:firstRowFirstColumn="0" w:firstRowLastColumn="0" w:lastRowFirstColumn="0" w:lastRowLastColumn="0"/>
              <w:rPr>
                <w:b/>
                <w:bCs/>
              </w:rPr>
            </w:pPr>
          </w:p>
        </w:tc>
      </w:tr>
      <w:tr w:rsidR="0053687C" w:rsidRPr="001219DF" w14:paraId="4D5062C3" w14:textId="77777777" w:rsidTr="00FF73D9">
        <w:tc>
          <w:tcPr>
            <w:cnfStyle w:val="001000000000" w:firstRow="0" w:lastRow="0" w:firstColumn="1" w:lastColumn="0" w:oddVBand="0" w:evenVBand="0" w:oddHBand="0" w:evenHBand="0" w:firstRowFirstColumn="0" w:firstRowLastColumn="0" w:lastRowFirstColumn="0" w:lastRowLastColumn="0"/>
            <w:tcW w:w="2828" w:type="dxa"/>
            <w:tcBorders>
              <w:left w:val="nil"/>
            </w:tcBorders>
          </w:tcPr>
          <w:p w14:paraId="3626E9F4" w14:textId="77777777" w:rsidR="0053687C" w:rsidRPr="00255617" w:rsidRDefault="0053687C" w:rsidP="00FF73D9">
            <w:pPr>
              <w:rPr>
                <w:b w:val="0"/>
                <w:bCs w:val="0"/>
              </w:rPr>
            </w:pPr>
            <w:r w:rsidRPr="0042046C">
              <w:rPr>
                <w:b w:val="0"/>
                <w:bCs w:val="0"/>
              </w:rPr>
              <w:t>data/</w:t>
            </w:r>
            <w:proofErr w:type="spellStart"/>
            <w:r w:rsidRPr="0042046C">
              <w:rPr>
                <w:b w:val="0"/>
                <w:bCs w:val="0"/>
              </w:rPr>
              <w:t>qrCode</w:t>
            </w:r>
            <w:proofErr w:type="spellEnd"/>
          </w:p>
        </w:tc>
        <w:tc>
          <w:tcPr>
            <w:tcW w:w="1330" w:type="dxa"/>
          </w:tcPr>
          <w:p w14:paraId="0DEA0166" w14:textId="77777777" w:rsidR="0053687C" w:rsidRPr="00CC5F83" w:rsidRDefault="0053687C" w:rsidP="00FF73D9">
            <w:pPr>
              <w:cnfStyle w:val="000000000000" w:firstRow="0" w:lastRow="0" w:firstColumn="0" w:lastColumn="0" w:oddVBand="0" w:evenVBand="0" w:oddHBand="0" w:evenHBand="0" w:firstRowFirstColumn="0" w:firstRowLastColumn="0" w:lastRowFirstColumn="0" w:lastRowLastColumn="0"/>
            </w:pPr>
            <w:r>
              <w:t>String</w:t>
            </w:r>
          </w:p>
        </w:tc>
        <w:tc>
          <w:tcPr>
            <w:tcW w:w="630" w:type="dxa"/>
          </w:tcPr>
          <w:p w14:paraId="65444BAB" w14:textId="77777777" w:rsidR="0053687C" w:rsidRPr="0064230C" w:rsidRDefault="0053687C" w:rsidP="00FF73D9">
            <w:pPr>
              <w:cnfStyle w:val="000000000000" w:firstRow="0" w:lastRow="0" w:firstColumn="0" w:lastColumn="0" w:oddVBand="0" w:evenVBand="0" w:oddHBand="0" w:evenHBand="0" w:firstRowFirstColumn="0" w:firstRowLastColumn="0" w:lastRowFirstColumn="0" w:lastRowLastColumn="0"/>
            </w:pPr>
            <w:r>
              <w:t>0..1</w:t>
            </w:r>
          </w:p>
        </w:tc>
        <w:tc>
          <w:tcPr>
            <w:tcW w:w="5490" w:type="dxa"/>
          </w:tcPr>
          <w:p w14:paraId="7F6745BE" w14:textId="12181625" w:rsidR="0053687C" w:rsidRPr="00A43FFE" w:rsidRDefault="0053687C" w:rsidP="00FF73D9">
            <w:pPr>
              <w:cnfStyle w:val="000000000000" w:firstRow="0" w:lastRow="0" w:firstColumn="0" w:lastColumn="0" w:oddVBand="0" w:evenVBand="0" w:oddHBand="0" w:evenHBand="0" w:firstRowFirstColumn="0" w:firstRowLastColumn="0" w:lastRowFirstColumn="0" w:lastRowLastColumn="0"/>
            </w:pPr>
          </w:p>
        </w:tc>
        <w:tc>
          <w:tcPr>
            <w:tcW w:w="2772" w:type="dxa"/>
            <w:tcBorders>
              <w:right w:val="nil"/>
            </w:tcBorders>
          </w:tcPr>
          <w:p w14:paraId="6A655A91" w14:textId="411636B3" w:rsidR="0053687C" w:rsidRPr="001219DF" w:rsidRDefault="0053687C" w:rsidP="00FF73D9">
            <w:pPr>
              <w:cnfStyle w:val="000000000000" w:firstRow="0" w:lastRow="0" w:firstColumn="0" w:lastColumn="0" w:oddVBand="0" w:evenVBand="0" w:oddHBand="0" w:evenHBand="0" w:firstRowFirstColumn="0" w:firstRowLastColumn="0" w:lastRowFirstColumn="0" w:lastRowLastColumn="0"/>
              <w:rPr>
                <w:b/>
                <w:bCs/>
              </w:rPr>
            </w:pPr>
          </w:p>
        </w:tc>
      </w:tr>
      <w:tr w:rsidR="0053687C" w14:paraId="0618255F" w14:textId="77777777" w:rsidTr="00FF73D9">
        <w:tc>
          <w:tcPr>
            <w:cnfStyle w:val="001000000000" w:firstRow="0" w:lastRow="0" w:firstColumn="1" w:lastColumn="0" w:oddVBand="0" w:evenVBand="0" w:oddHBand="0" w:evenHBand="0" w:firstRowFirstColumn="0" w:firstRowLastColumn="0" w:lastRowFirstColumn="0" w:lastRowLastColumn="0"/>
            <w:tcW w:w="2828" w:type="dxa"/>
            <w:tcBorders>
              <w:left w:val="nil"/>
            </w:tcBorders>
          </w:tcPr>
          <w:p w14:paraId="1FE9B6DF" w14:textId="77777777" w:rsidR="0053687C" w:rsidRPr="0042046C" w:rsidRDefault="0053687C" w:rsidP="00FF73D9">
            <w:pPr>
              <w:rPr>
                <w:b w:val="0"/>
                <w:bCs w:val="0"/>
              </w:rPr>
            </w:pPr>
            <w:r w:rsidRPr="0042046C">
              <w:rPr>
                <w:b w:val="0"/>
                <w:bCs w:val="0"/>
              </w:rPr>
              <w:t>data/</w:t>
            </w:r>
            <w:proofErr w:type="spellStart"/>
            <w:r w:rsidRPr="0042046C">
              <w:rPr>
                <w:b w:val="0"/>
                <w:bCs w:val="0"/>
              </w:rPr>
              <w:t>merchantType</w:t>
            </w:r>
            <w:proofErr w:type="spellEnd"/>
          </w:p>
        </w:tc>
        <w:tc>
          <w:tcPr>
            <w:tcW w:w="1330" w:type="dxa"/>
          </w:tcPr>
          <w:p w14:paraId="64194F4B" w14:textId="77777777" w:rsidR="0053687C" w:rsidRDefault="0053687C" w:rsidP="00FF73D9">
            <w:pPr>
              <w:cnfStyle w:val="000000000000" w:firstRow="0" w:lastRow="0" w:firstColumn="0" w:lastColumn="0" w:oddVBand="0" w:evenVBand="0" w:oddHBand="0" w:evenHBand="0" w:firstRowFirstColumn="0" w:firstRowLastColumn="0" w:lastRowFirstColumn="0" w:lastRowLastColumn="0"/>
            </w:pPr>
            <w:r>
              <w:t>Int</w:t>
            </w:r>
          </w:p>
        </w:tc>
        <w:tc>
          <w:tcPr>
            <w:tcW w:w="630" w:type="dxa"/>
          </w:tcPr>
          <w:p w14:paraId="3A03D89F" w14:textId="77777777" w:rsidR="0053687C" w:rsidRDefault="0053687C" w:rsidP="00FF73D9">
            <w:pPr>
              <w:cnfStyle w:val="000000000000" w:firstRow="0" w:lastRow="0" w:firstColumn="0" w:lastColumn="0" w:oddVBand="0" w:evenVBand="0" w:oddHBand="0" w:evenHBand="0" w:firstRowFirstColumn="0" w:firstRowLastColumn="0" w:lastRowFirstColumn="0" w:lastRowLastColumn="0"/>
            </w:pPr>
            <w:r>
              <w:t>0</w:t>
            </w:r>
          </w:p>
        </w:tc>
        <w:tc>
          <w:tcPr>
            <w:tcW w:w="5490" w:type="dxa"/>
          </w:tcPr>
          <w:p w14:paraId="409A2693" w14:textId="77777777" w:rsidR="0053687C" w:rsidRDefault="0053687C" w:rsidP="00FF73D9">
            <w:pPr>
              <w:cnfStyle w:val="000000000000" w:firstRow="0" w:lastRow="0" w:firstColumn="0" w:lastColumn="0" w:oddVBand="0" w:evenVBand="0" w:oddHBand="0" w:evenHBand="0" w:firstRowFirstColumn="0" w:firstRowLastColumn="0" w:lastRowFirstColumn="0" w:lastRowLastColumn="0"/>
            </w:pPr>
          </w:p>
        </w:tc>
        <w:tc>
          <w:tcPr>
            <w:tcW w:w="2772" w:type="dxa"/>
            <w:tcBorders>
              <w:right w:val="nil"/>
            </w:tcBorders>
          </w:tcPr>
          <w:p w14:paraId="74C6B4EF" w14:textId="77777777" w:rsidR="0053687C" w:rsidRDefault="0053687C" w:rsidP="00FF73D9">
            <w:pPr>
              <w:cnfStyle w:val="000000000000" w:firstRow="0" w:lastRow="0" w:firstColumn="0" w:lastColumn="0" w:oddVBand="0" w:evenVBand="0" w:oddHBand="0" w:evenHBand="0" w:firstRowFirstColumn="0" w:firstRowLastColumn="0" w:lastRowFirstColumn="0" w:lastRowLastColumn="0"/>
            </w:pPr>
          </w:p>
        </w:tc>
      </w:tr>
    </w:tbl>
    <w:p w14:paraId="1DC78F73" w14:textId="45DD5C02" w:rsidR="001371BC" w:rsidRDefault="001371BC" w:rsidP="006276C5"/>
    <w:p w14:paraId="581F8DB2" w14:textId="4D8BBEC1" w:rsidR="0053687C" w:rsidRDefault="0053687C" w:rsidP="006276C5"/>
    <w:p w14:paraId="0521CAD5" w14:textId="7C6F0340" w:rsidR="0053687C" w:rsidRDefault="0053687C" w:rsidP="006276C5"/>
    <w:p w14:paraId="49DC9F17" w14:textId="2FD0247A" w:rsidR="0053687C" w:rsidRDefault="0053687C" w:rsidP="006276C5"/>
    <w:p w14:paraId="5F141E1B" w14:textId="77777777" w:rsidR="0053687C" w:rsidRDefault="0053687C" w:rsidP="006276C5"/>
    <w:p w14:paraId="36524B46" w14:textId="51E83499" w:rsidR="00FD610A" w:rsidRPr="009223B5" w:rsidRDefault="00794F97" w:rsidP="00FD610A">
      <w:pPr>
        <w:shd w:val="clear" w:color="auto" w:fill="FDE9D9" w:themeFill="accent6" w:themeFillTint="33"/>
        <w:jc w:val="center"/>
        <w:rPr>
          <w:b/>
          <w:bCs/>
        </w:rPr>
      </w:pPr>
      <w:r>
        <w:rPr>
          <w:b/>
          <w:bCs/>
        </w:rPr>
        <w:t>Login</w:t>
      </w:r>
      <w:r w:rsidR="00FD610A">
        <w:rPr>
          <w:b/>
          <w:bCs/>
        </w:rPr>
        <w:t xml:space="preserve"> Sample</w:t>
      </w:r>
      <w:r w:rsidR="00FD610A" w:rsidRPr="009223B5">
        <w:rPr>
          <w:b/>
          <w:bCs/>
        </w:rPr>
        <w:t xml:space="preserve"> </w:t>
      </w:r>
      <w:r w:rsidR="0000018A" w:rsidRPr="009C5689">
        <w:rPr>
          <w:b/>
          <w:bCs/>
          <w:color w:val="0070C0"/>
        </w:rPr>
        <w:t xml:space="preserve">Success </w:t>
      </w:r>
      <w:r w:rsidR="00FD610A">
        <w:rPr>
          <w:b/>
          <w:bCs/>
        </w:rPr>
        <w:t>Response</w:t>
      </w:r>
    </w:p>
    <w:tbl>
      <w:tblPr>
        <w:tblStyle w:val="GridTable1Light-Accent112"/>
        <w:tblW w:w="3232" w:type="pct"/>
        <w:tblLook w:val="04A0" w:firstRow="1" w:lastRow="0" w:firstColumn="1" w:lastColumn="0" w:noHBand="0" w:noVBand="1"/>
      </w:tblPr>
      <w:tblGrid>
        <w:gridCol w:w="12950"/>
      </w:tblGrid>
      <w:tr w:rsidR="0053687C" w:rsidRPr="00A673E2" w14:paraId="116F3884" w14:textId="77777777" w:rsidTr="0053687C">
        <w:trPr>
          <w:cnfStyle w:val="100000000000" w:firstRow="1" w:lastRow="0" w:firstColumn="0" w:lastColumn="0" w:oddVBand="0" w:evenVBand="0" w:oddHBand="0" w:evenHBand="0" w:firstRowFirstColumn="0" w:firstRowLastColumn="0" w:lastRowFirstColumn="0" w:lastRowLastColumn="0"/>
          <w:trHeight w:val="5390"/>
        </w:trPr>
        <w:tc>
          <w:tcPr>
            <w:cnfStyle w:val="001000000000" w:firstRow="0" w:lastRow="0" w:firstColumn="1" w:lastColumn="0" w:oddVBand="0" w:evenVBand="0" w:oddHBand="0" w:evenHBand="0" w:firstRowFirstColumn="0" w:firstRowLastColumn="0" w:lastRowFirstColumn="0" w:lastRowLastColumn="0"/>
            <w:tcW w:w="5000" w:type="pct"/>
          </w:tcPr>
          <w:p w14:paraId="02FDBA58" w14:textId="77777777" w:rsidR="0053687C" w:rsidRPr="00F61E76" w:rsidRDefault="0053687C" w:rsidP="00BC0845">
            <w:pPr>
              <w:shd w:val="clear" w:color="auto" w:fill="FFFFFE"/>
              <w:spacing w:line="270" w:lineRule="atLeast"/>
              <w:rPr>
                <w:rFonts w:ascii="Courier New" w:eastAsia="Times New Roman" w:hAnsi="Courier New" w:cs="Courier New"/>
                <w:color w:val="000000"/>
                <w:sz w:val="18"/>
                <w:szCs w:val="18"/>
              </w:rPr>
            </w:pPr>
            <w:r w:rsidRPr="00F61E76">
              <w:rPr>
                <w:rFonts w:ascii="Courier New" w:eastAsia="Times New Roman" w:hAnsi="Courier New" w:cs="Courier New"/>
                <w:color w:val="000000"/>
                <w:sz w:val="18"/>
                <w:szCs w:val="18"/>
              </w:rPr>
              <w:lastRenderedPageBreak/>
              <w:t>{</w:t>
            </w:r>
          </w:p>
          <w:p w14:paraId="5AE285DA" w14:textId="77777777" w:rsidR="0053687C" w:rsidRPr="00F61E76" w:rsidRDefault="0053687C" w:rsidP="00BC0845">
            <w:pPr>
              <w:shd w:val="clear" w:color="auto" w:fill="FFFFFE"/>
              <w:spacing w:line="270" w:lineRule="atLeast"/>
              <w:rPr>
                <w:rFonts w:ascii="Courier New" w:eastAsia="Times New Roman" w:hAnsi="Courier New" w:cs="Courier New"/>
                <w:color w:val="000000"/>
                <w:sz w:val="18"/>
                <w:szCs w:val="18"/>
              </w:rPr>
            </w:pPr>
            <w:r w:rsidRPr="00F61E76">
              <w:rPr>
                <w:rFonts w:ascii="Courier New" w:eastAsia="Times New Roman" w:hAnsi="Courier New" w:cs="Courier New"/>
                <w:color w:val="000000"/>
                <w:sz w:val="18"/>
                <w:szCs w:val="18"/>
              </w:rPr>
              <w:t>    </w:t>
            </w:r>
            <w:r w:rsidRPr="00F61E76">
              <w:rPr>
                <w:rFonts w:ascii="Courier New" w:eastAsia="Times New Roman" w:hAnsi="Courier New" w:cs="Courier New"/>
                <w:color w:val="A31515"/>
                <w:sz w:val="18"/>
                <w:szCs w:val="18"/>
              </w:rPr>
              <w:t>"</w:t>
            </w:r>
            <w:proofErr w:type="spellStart"/>
            <w:r w:rsidRPr="00F61E76">
              <w:rPr>
                <w:rFonts w:ascii="Courier New" w:eastAsia="Times New Roman" w:hAnsi="Courier New" w:cs="Courier New"/>
                <w:color w:val="A31515"/>
                <w:sz w:val="18"/>
                <w:szCs w:val="18"/>
              </w:rPr>
              <w:t>isSuccess</w:t>
            </w:r>
            <w:proofErr w:type="spellEnd"/>
            <w:r w:rsidRPr="00F61E76">
              <w:rPr>
                <w:rFonts w:ascii="Courier New" w:eastAsia="Times New Roman" w:hAnsi="Courier New" w:cs="Courier New"/>
                <w:color w:val="A31515"/>
                <w:sz w:val="18"/>
                <w:szCs w:val="18"/>
              </w:rPr>
              <w:t>"</w:t>
            </w:r>
            <w:r w:rsidRPr="00F61E76">
              <w:rPr>
                <w:rFonts w:ascii="Courier New" w:eastAsia="Times New Roman" w:hAnsi="Courier New" w:cs="Courier New"/>
                <w:color w:val="000000"/>
                <w:sz w:val="18"/>
                <w:szCs w:val="18"/>
              </w:rPr>
              <w:t>: </w:t>
            </w:r>
            <w:r w:rsidRPr="00F61E76">
              <w:rPr>
                <w:rFonts w:ascii="Courier New" w:eastAsia="Times New Roman" w:hAnsi="Courier New" w:cs="Courier New"/>
                <w:color w:val="0451A5"/>
                <w:sz w:val="18"/>
                <w:szCs w:val="18"/>
              </w:rPr>
              <w:t>true</w:t>
            </w:r>
            <w:r w:rsidRPr="00F61E76">
              <w:rPr>
                <w:rFonts w:ascii="Courier New" w:eastAsia="Times New Roman" w:hAnsi="Courier New" w:cs="Courier New"/>
                <w:color w:val="000000"/>
                <w:sz w:val="18"/>
                <w:szCs w:val="18"/>
              </w:rPr>
              <w:t>,</w:t>
            </w:r>
          </w:p>
          <w:p w14:paraId="3F35EBC4" w14:textId="77777777" w:rsidR="0053687C" w:rsidRPr="00F61E76" w:rsidRDefault="0053687C" w:rsidP="00BC0845">
            <w:pPr>
              <w:shd w:val="clear" w:color="auto" w:fill="FFFFFE"/>
              <w:spacing w:line="270" w:lineRule="atLeast"/>
              <w:rPr>
                <w:rFonts w:ascii="Courier New" w:eastAsia="Times New Roman" w:hAnsi="Courier New" w:cs="Courier New"/>
                <w:color w:val="000000"/>
                <w:sz w:val="18"/>
                <w:szCs w:val="18"/>
              </w:rPr>
            </w:pPr>
            <w:r w:rsidRPr="00F61E76">
              <w:rPr>
                <w:rFonts w:ascii="Courier New" w:eastAsia="Times New Roman" w:hAnsi="Courier New" w:cs="Courier New"/>
                <w:color w:val="000000"/>
                <w:sz w:val="18"/>
                <w:szCs w:val="18"/>
              </w:rPr>
              <w:t>    </w:t>
            </w:r>
            <w:r w:rsidRPr="00F61E76">
              <w:rPr>
                <w:rFonts w:ascii="Courier New" w:eastAsia="Times New Roman" w:hAnsi="Courier New" w:cs="Courier New"/>
                <w:color w:val="A31515"/>
                <w:sz w:val="18"/>
                <w:szCs w:val="18"/>
              </w:rPr>
              <w:t>"errors"</w:t>
            </w:r>
            <w:r w:rsidRPr="00F61E76">
              <w:rPr>
                <w:rFonts w:ascii="Courier New" w:eastAsia="Times New Roman" w:hAnsi="Courier New" w:cs="Courier New"/>
                <w:color w:val="000000"/>
                <w:sz w:val="18"/>
                <w:szCs w:val="18"/>
              </w:rPr>
              <w:t>: {</w:t>
            </w:r>
          </w:p>
          <w:p w14:paraId="12A29A71" w14:textId="77777777" w:rsidR="0053687C" w:rsidRPr="00F61E76" w:rsidRDefault="0053687C" w:rsidP="00BC0845">
            <w:pPr>
              <w:shd w:val="clear" w:color="auto" w:fill="FFFFFE"/>
              <w:spacing w:line="270" w:lineRule="atLeast"/>
              <w:rPr>
                <w:rFonts w:ascii="Courier New" w:eastAsia="Times New Roman" w:hAnsi="Courier New" w:cs="Courier New"/>
                <w:color w:val="000000"/>
                <w:sz w:val="18"/>
                <w:szCs w:val="18"/>
              </w:rPr>
            </w:pPr>
            <w:r w:rsidRPr="00F61E76">
              <w:rPr>
                <w:rFonts w:ascii="Courier New" w:eastAsia="Times New Roman" w:hAnsi="Courier New" w:cs="Courier New"/>
                <w:color w:val="000000"/>
                <w:sz w:val="18"/>
                <w:szCs w:val="18"/>
              </w:rPr>
              <w:t>        </w:t>
            </w:r>
            <w:r w:rsidRPr="00F61E76">
              <w:rPr>
                <w:rFonts w:ascii="Courier New" w:eastAsia="Times New Roman" w:hAnsi="Courier New" w:cs="Courier New"/>
                <w:color w:val="A31515"/>
                <w:sz w:val="18"/>
                <w:szCs w:val="18"/>
              </w:rPr>
              <w:t>"code"</w:t>
            </w:r>
            <w:r w:rsidRPr="00F61E76">
              <w:rPr>
                <w:rFonts w:ascii="Courier New" w:eastAsia="Times New Roman" w:hAnsi="Courier New" w:cs="Courier New"/>
                <w:color w:val="000000"/>
                <w:sz w:val="18"/>
                <w:szCs w:val="18"/>
              </w:rPr>
              <w:t>: </w:t>
            </w:r>
            <w:r w:rsidRPr="00F61E76">
              <w:rPr>
                <w:rFonts w:ascii="Courier New" w:eastAsia="Times New Roman" w:hAnsi="Courier New" w:cs="Courier New"/>
                <w:color w:val="0451A5"/>
                <w:sz w:val="18"/>
                <w:szCs w:val="18"/>
              </w:rPr>
              <w:t>null</w:t>
            </w:r>
            <w:r w:rsidRPr="00F61E76">
              <w:rPr>
                <w:rFonts w:ascii="Courier New" w:eastAsia="Times New Roman" w:hAnsi="Courier New" w:cs="Courier New"/>
                <w:color w:val="000000"/>
                <w:sz w:val="18"/>
                <w:szCs w:val="18"/>
              </w:rPr>
              <w:t>,</w:t>
            </w:r>
          </w:p>
          <w:p w14:paraId="030BAB89" w14:textId="77777777" w:rsidR="0053687C" w:rsidRPr="00F61E76" w:rsidRDefault="0053687C" w:rsidP="00BC0845">
            <w:pPr>
              <w:shd w:val="clear" w:color="auto" w:fill="FFFFFE"/>
              <w:spacing w:line="270" w:lineRule="atLeast"/>
              <w:rPr>
                <w:rFonts w:ascii="Courier New" w:eastAsia="Times New Roman" w:hAnsi="Courier New" w:cs="Courier New"/>
                <w:color w:val="000000"/>
                <w:sz w:val="18"/>
                <w:szCs w:val="18"/>
              </w:rPr>
            </w:pPr>
            <w:r w:rsidRPr="00F61E76">
              <w:rPr>
                <w:rFonts w:ascii="Courier New" w:eastAsia="Times New Roman" w:hAnsi="Courier New" w:cs="Courier New"/>
                <w:color w:val="000000"/>
                <w:sz w:val="18"/>
                <w:szCs w:val="18"/>
              </w:rPr>
              <w:t>        </w:t>
            </w:r>
            <w:r w:rsidRPr="00F61E76">
              <w:rPr>
                <w:rFonts w:ascii="Courier New" w:eastAsia="Times New Roman" w:hAnsi="Courier New" w:cs="Courier New"/>
                <w:color w:val="A31515"/>
                <w:sz w:val="18"/>
                <w:szCs w:val="18"/>
              </w:rPr>
              <w:t>"message"</w:t>
            </w:r>
            <w:r w:rsidRPr="00F61E76">
              <w:rPr>
                <w:rFonts w:ascii="Courier New" w:eastAsia="Times New Roman" w:hAnsi="Courier New" w:cs="Courier New"/>
                <w:color w:val="000000"/>
                <w:sz w:val="18"/>
                <w:szCs w:val="18"/>
              </w:rPr>
              <w:t>: </w:t>
            </w:r>
            <w:r w:rsidRPr="00F61E76">
              <w:rPr>
                <w:rFonts w:ascii="Courier New" w:eastAsia="Times New Roman" w:hAnsi="Courier New" w:cs="Courier New"/>
                <w:color w:val="0451A5"/>
                <w:sz w:val="18"/>
                <w:szCs w:val="18"/>
              </w:rPr>
              <w:t>null</w:t>
            </w:r>
          </w:p>
          <w:p w14:paraId="71C04902" w14:textId="77777777" w:rsidR="0053687C" w:rsidRPr="00F61E76" w:rsidRDefault="0053687C" w:rsidP="00BC0845">
            <w:pPr>
              <w:shd w:val="clear" w:color="auto" w:fill="FFFFFE"/>
              <w:spacing w:line="270" w:lineRule="atLeast"/>
              <w:rPr>
                <w:rFonts w:ascii="Courier New" w:eastAsia="Times New Roman" w:hAnsi="Courier New" w:cs="Courier New"/>
                <w:color w:val="000000"/>
                <w:sz w:val="18"/>
                <w:szCs w:val="18"/>
              </w:rPr>
            </w:pPr>
            <w:r w:rsidRPr="00F61E76">
              <w:rPr>
                <w:rFonts w:ascii="Courier New" w:eastAsia="Times New Roman" w:hAnsi="Courier New" w:cs="Courier New"/>
                <w:color w:val="000000"/>
                <w:sz w:val="18"/>
                <w:szCs w:val="18"/>
              </w:rPr>
              <w:t>    },</w:t>
            </w:r>
          </w:p>
          <w:p w14:paraId="78BDD24D" w14:textId="77777777" w:rsidR="0053687C" w:rsidRPr="00F61E76" w:rsidRDefault="0053687C" w:rsidP="00BC0845">
            <w:pPr>
              <w:shd w:val="clear" w:color="auto" w:fill="FFFFFE"/>
              <w:spacing w:line="270" w:lineRule="atLeast"/>
              <w:rPr>
                <w:rFonts w:ascii="Courier New" w:eastAsia="Times New Roman" w:hAnsi="Courier New" w:cs="Courier New"/>
                <w:color w:val="000000"/>
                <w:sz w:val="18"/>
                <w:szCs w:val="18"/>
              </w:rPr>
            </w:pPr>
            <w:r w:rsidRPr="00F61E76">
              <w:rPr>
                <w:rFonts w:ascii="Courier New" w:eastAsia="Times New Roman" w:hAnsi="Courier New" w:cs="Courier New"/>
                <w:color w:val="000000"/>
                <w:sz w:val="18"/>
                <w:szCs w:val="18"/>
              </w:rPr>
              <w:t>    </w:t>
            </w:r>
            <w:r w:rsidRPr="00F61E76">
              <w:rPr>
                <w:rFonts w:ascii="Courier New" w:eastAsia="Times New Roman" w:hAnsi="Courier New" w:cs="Courier New"/>
                <w:color w:val="A31515"/>
                <w:sz w:val="18"/>
                <w:szCs w:val="18"/>
              </w:rPr>
              <w:t>"data"</w:t>
            </w:r>
            <w:r w:rsidRPr="00F61E76">
              <w:rPr>
                <w:rFonts w:ascii="Courier New" w:eastAsia="Times New Roman" w:hAnsi="Courier New" w:cs="Courier New"/>
                <w:color w:val="000000"/>
                <w:sz w:val="18"/>
                <w:szCs w:val="18"/>
              </w:rPr>
              <w:t>: {</w:t>
            </w:r>
          </w:p>
          <w:p w14:paraId="2539DF91" w14:textId="77777777" w:rsidR="0053687C" w:rsidRPr="00F61E76" w:rsidRDefault="0053687C" w:rsidP="00BC0845">
            <w:pPr>
              <w:shd w:val="clear" w:color="auto" w:fill="FFFFFE"/>
              <w:spacing w:line="270" w:lineRule="atLeast"/>
              <w:rPr>
                <w:rFonts w:ascii="Courier New" w:eastAsia="Times New Roman" w:hAnsi="Courier New" w:cs="Courier New"/>
                <w:color w:val="000000"/>
                <w:sz w:val="18"/>
                <w:szCs w:val="18"/>
              </w:rPr>
            </w:pPr>
            <w:r w:rsidRPr="00F61E76">
              <w:rPr>
                <w:rFonts w:ascii="Courier New" w:eastAsia="Times New Roman" w:hAnsi="Courier New" w:cs="Courier New"/>
                <w:color w:val="000000"/>
                <w:sz w:val="18"/>
                <w:szCs w:val="18"/>
              </w:rPr>
              <w:t>        </w:t>
            </w:r>
            <w:r w:rsidRPr="00F61E76">
              <w:rPr>
                <w:rFonts w:ascii="Courier New" w:eastAsia="Times New Roman" w:hAnsi="Courier New" w:cs="Courier New"/>
                <w:color w:val="A31515"/>
                <w:sz w:val="18"/>
                <w:szCs w:val="18"/>
              </w:rPr>
              <w:t>"token"</w:t>
            </w:r>
            <w:r w:rsidRPr="00F61E76">
              <w:rPr>
                <w:rFonts w:ascii="Courier New" w:eastAsia="Times New Roman" w:hAnsi="Courier New" w:cs="Courier New"/>
                <w:color w:val="000000"/>
                <w:sz w:val="18"/>
                <w:szCs w:val="18"/>
              </w:rPr>
              <w:t>: </w:t>
            </w:r>
            <w:r w:rsidRPr="00F61E76">
              <w:rPr>
                <w:rFonts w:ascii="Courier New" w:eastAsia="Times New Roman" w:hAnsi="Courier New" w:cs="Courier New"/>
                <w:color w:val="0451A5"/>
                <w:sz w:val="18"/>
                <w:szCs w:val="18"/>
              </w:rPr>
              <w:t>"eyJhbGciOiJIUzI1NiIsInR5cCI6IkpXVCJ9.eyJNZXJjaGFudElEIjoiMjM1IiwiTmF0aW9uYWxJRCI6IjI0NTA3MjAyNTAwMzY0IiwiQnJhbmNoSUQiOiIxIiwiVXNlcm5hbWUiOiJBbXIiLCJHbG9iYWxJRCI6Ijg5MjAwMTg1MTk4NTM2MjA0MTciLCJCcmFuY2hOYW1lIjoiQUxOYWd5IGNvbXBhbnkiLCJUZXJtaW5hbElEIjoiIiwibmJmIjoxNjgwMzUxMDA2LCJleHAiOjE2ODAzNTI4MDYsImlhdCI6MTY4MDM1MTAwNiwiaXNzIjoiaHR0cHM6Ly9sb2NhbGhvc3Q6NTAwMSIsImF1ZCI6Imh0dHBzOi8vbG9jYWxob3N0OjUwMDEifQ.wYiNTbO9lIfekBrn1p7ZcEhfSS7fu0yXb_zn0S_ABBg"</w:t>
            </w:r>
            <w:r w:rsidRPr="00F61E76">
              <w:rPr>
                <w:rFonts w:ascii="Courier New" w:eastAsia="Times New Roman" w:hAnsi="Courier New" w:cs="Courier New"/>
                <w:color w:val="000000"/>
                <w:sz w:val="18"/>
                <w:szCs w:val="18"/>
              </w:rPr>
              <w:t>,</w:t>
            </w:r>
          </w:p>
          <w:p w14:paraId="38428070" w14:textId="77777777" w:rsidR="0053687C" w:rsidRPr="00F61E76" w:rsidRDefault="0053687C" w:rsidP="00BC0845">
            <w:pPr>
              <w:shd w:val="clear" w:color="auto" w:fill="FFFFFE"/>
              <w:spacing w:line="270" w:lineRule="atLeast"/>
              <w:rPr>
                <w:rFonts w:ascii="Courier New" w:eastAsia="Times New Roman" w:hAnsi="Courier New" w:cs="Courier New"/>
                <w:color w:val="000000"/>
                <w:sz w:val="18"/>
                <w:szCs w:val="18"/>
              </w:rPr>
            </w:pPr>
            <w:r w:rsidRPr="00F61E76">
              <w:rPr>
                <w:rFonts w:ascii="Courier New" w:eastAsia="Times New Roman" w:hAnsi="Courier New" w:cs="Courier New"/>
                <w:color w:val="000000"/>
                <w:sz w:val="18"/>
                <w:szCs w:val="18"/>
              </w:rPr>
              <w:t>        </w:t>
            </w:r>
            <w:r w:rsidRPr="00F61E76">
              <w:rPr>
                <w:rFonts w:ascii="Courier New" w:eastAsia="Times New Roman" w:hAnsi="Courier New" w:cs="Courier New"/>
                <w:color w:val="A31515"/>
                <w:sz w:val="18"/>
                <w:szCs w:val="18"/>
              </w:rPr>
              <w:t>"</w:t>
            </w:r>
            <w:proofErr w:type="spellStart"/>
            <w:r w:rsidRPr="00F61E76">
              <w:rPr>
                <w:rFonts w:ascii="Courier New" w:eastAsia="Times New Roman" w:hAnsi="Courier New" w:cs="Courier New"/>
                <w:color w:val="A31515"/>
                <w:sz w:val="18"/>
                <w:szCs w:val="18"/>
              </w:rPr>
              <w:t>branchName</w:t>
            </w:r>
            <w:proofErr w:type="spellEnd"/>
            <w:r w:rsidRPr="00F61E76">
              <w:rPr>
                <w:rFonts w:ascii="Courier New" w:eastAsia="Times New Roman" w:hAnsi="Courier New" w:cs="Courier New"/>
                <w:color w:val="A31515"/>
                <w:sz w:val="18"/>
                <w:szCs w:val="18"/>
              </w:rPr>
              <w:t>"</w:t>
            </w:r>
            <w:r w:rsidRPr="00F61E76">
              <w:rPr>
                <w:rFonts w:ascii="Courier New" w:eastAsia="Times New Roman" w:hAnsi="Courier New" w:cs="Courier New"/>
                <w:color w:val="000000"/>
                <w:sz w:val="18"/>
                <w:szCs w:val="18"/>
              </w:rPr>
              <w:t>: </w:t>
            </w:r>
            <w:r w:rsidRPr="00F61E76">
              <w:rPr>
                <w:rFonts w:ascii="Courier New" w:eastAsia="Times New Roman" w:hAnsi="Courier New" w:cs="Courier New"/>
                <w:color w:val="0451A5"/>
                <w:sz w:val="18"/>
                <w:szCs w:val="18"/>
              </w:rPr>
              <w:t>"</w:t>
            </w:r>
            <w:proofErr w:type="spellStart"/>
            <w:r w:rsidRPr="00F61E76">
              <w:rPr>
                <w:rFonts w:ascii="Courier New" w:eastAsia="Times New Roman" w:hAnsi="Courier New" w:cs="Courier New"/>
                <w:color w:val="0451A5"/>
                <w:sz w:val="18"/>
                <w:szCs w:val="18"/>
              </w:rPr>
              <w:t>ALNagy</w:t>
            </w:r>
            <w:proofErr w:type="spellEnd"/>
            <w:r w:rsidRPr="00F61E76">
              <w:rPr>
                <w:rFonts w:ascii="Courier New" w:eastAsia="Times New Roman" w:hAnsi="Courier New" w:cs="Courier New"/>
                <w:color w:val="0451A5"/>
                <w:sz w:val="18"/>
                <w:szCs w:val="18"/>
              </w:rPr>
              <w:t> company"</w:t>
            </w:r>
            <w:r w:rsidRPr="00F61E76">
              <w:rPr>
                <w:rFonts w:ascii="Courier New" w:eastAsia="Times New Roman" w:hAnsi="Courier New" w:cs="Courier New"/>
                <w:color w:val="000000"/>
                <w:sz w:val="18"/>
                <w:szCs w:val="18"/>
              </w:rPr>
              <w:t>,</w:t>
            </w:r>
          </w:p>
          <w:p w14:paraId="6A461C74" w14:textId="77777777" w:rsidR="0053687C" w:rsidRPr="00F61E76" w:rsidRDefault="0053687C" w:rsidP="00BC0845">
            <w:pPr>
              <w:shd w:val="clear" w:color="auto" w:fill="FFFFFE"/>
              <w:spacing w:line="270" w:lineRule="atLeast"/>
              <w:rPr>
                <w:rFonts w:ascii="Courier New" w:eastAsia="Times New Roman" w:hAnsi="Courier New" w:cs="Courier New"/>
                <w:color w:val="000000"/>
                <w:sz w:val="18"/>
                <w:szCs w:val="18"/>
              </w:rPr>
            </w:pPr>
            <w:r w:rsidRPr="00F61E76">
              <w:rPr>
                <w:rFonts w:ascii="Courier New" w:eastAsia="Times New Roman" w:hAnsi="Courier New" w:cs="Courier New"/>
                <w:color w:val="000000"/>
                <w:sz w:val="18"/>
                <w:szCs w:val="18"/>
              </w:rPr>
              <w:t>        </w:t>
            </w:r>
            <w:r w:rsidRPr="00F61E76">
              <w:rPr>
                <w:rFonts w:ascii="Courier New" w:eastAsia="Times New Roman" w:hAnsi="Courier New" w:cs="Courier New"/>
                <w:color w:val="A31515"/>
                <w:sz w:val="18"/>
                <w:szCs w:val="18"/>
              </w:rPr>
              <w:t>"qrCode"</w:t>
            </w:r>
            <w:r w:rsidRPr="00F61E76">
              <w:rPr>
                <w:rFonts w:ascii="Courier New" w:eastAsia="Times New Roman" w:hAnsi="Courier New" w:cs="Courier New"/>
                <w:color w:val="000000"/>
                <w:sz w:val="18"/>
                <w:szCs w:val="18"/>
              </w:rPr>
              <w:t>: </w:t>
            </w:r>
            <w:r w:rsidRPr="00F61E76">
              <w:rPr>
                <w:rFonts w:ascii="Courier New" w:eastAsia="Times New Roman" w:hAnsi="Courier New" w:cs="Courier New"/>
                <w:color w:val="0451A5"/>
                <w:sz w:val="18"/>
                <w:szCs w:val="18"/>
              </w:rPr>
              <w:t>"rXq8c/sZm+rUUu99NaljGjS3wLxWhxoIx/hX24ZjfPs="</w:t>
            </w:r>
            <w:r w:rsidRPr="00F61E76">
              <w:rPr>
                <w:rFonts w:ascii="Courier New" w:eastAsia="Times New Roman" w:hAnsi="Courier New" w:cs="Courier New"/>
                <w:color w:val="000000"/>
                <w:sz w:val="18"/>
                <w:szCs w:val="18"/>
              </w:rPr>
              <w:t>,</w:t>
            </w:r>
          </w:p>
          <w:p w14:paraId="1EBE9131" w14:textId="77777777" w:rsidR="0053687C" w:rsidRPr="00F61E76" w:rsidRDefault="0053687C" w:rsidP="00BC0845">
            <w:pPr>
              <w:shd w:val="clear" w:color="auto" w:fill="FFFFFE"/>
              <w:spacing w:line="270" w:lineRule="atLeast"/>
              <w:rPr>
                <w:rFonts w:ascii="Courier New" w:eastAsia="Times New Roman" w:hAnsi="Courier New" w:cs="Courier New"/>
                <w:color w:val="000000"/>
                <w:sz w:val="18"/>
                <w:szCs w:val="18"/>
              </w:rPr>
            </w:pPr>
            <w:r w:rsidRPr="00F61E76">
              <w:rPr>
                <w:rFonts w:ascii="Courier New" w:eastAsia="Times New Roman" w:hAnsi="Courier New" w:cs="Courier New"/>
                <w:color w:val="000000"/>
                <w:sz w:val="18"/>
                <w:szCs w:val="18"/>
              </w:rPr>
              <w:t>        </w:t>
            </w:r>
            <w:r w:rsidRPr="00F61E76">
              <w:rPr>
                <w:rFonts w:ascii="Courier New" w:eastAsia="Times New Roman" w:hAnsi="Courier New" w:cs="Courier New"/>
                <w:color w:val="A31515"/>
                <w:sz w:val="18"/>
                <w:szCs w:val="18"/>
              </w:rPr>
              <w:t>"</w:t>
            </w:r>
            <w:proofErr w:type="spellStart"/>
            <w:r w:rsidRPr="00F61E76">
              <w:rPr>
                <w:rFonts w:ascii="Courier New" w:eastAsia="Times New Roman" w:hAnsi="Courier New" w:cs="Courier New"/>
                <w:color w:val="A31515"/>
                <w:sz w:val="18"/>
                <w:szCs w:val="18"/>
              </w:rPr>
              <w:t>merchantType</w:t>
            </w:r>
            <w:proofErr w:type="spellEnd"/>
            <w:r w:rsidRPr="00F61E76">
              <w:rPr>
                <w:rFonts w:ascii="Courier New" w:eastAsia="Times New Roman" w:hAnsi="Courier New" w:cs="Courier New"/>
                <w:color w:val="A31515"/>
                <w:sz w:val="18"/>
                <w:szCs w:val="18"/>
              </w:rPr>
              <w:t>"</w:t>
            </w:r>
            <w:r w:rsidRPr="00F61E76">
              <w:rPr>
                <w:rFonts w:ascii="Courier New" w:eastAsia="Times New Roman" w:hAnsi="Courier New" w:cs="Courier New"/>
                <w:color w:val="000000"/>
                <w:sz w:val="18"/>
                <w:szCs w:val="18"/>
              </w:rPr>
              <w:t>: </w:t>
            </w:r>
            <w:r w:rsidRPr="00F61E76">
              <w:rPr>
                <w:rFonts w:ascii="Courier New" w:eastAsia="Times New Roman" w:hAnsi="Courier New" w:cs="Courier New"/>
                <w:color w:val="098658"/>
                <w:sz w:val="18"/>
                <w:szCs w:val="18"/>
              </w:rPr>
              <w:t>2</w:t>
            </w:r>
          </w:p>
          <w:p w14:paraId="0FD4D2BB" w14:textId="77777777" w:rsidR="0053687C" w:rsidRPr="00F61E76" w:rsidRDefault="0053687C" w:rsidP="00BC0845">
            <w:pPr>
              <w:shd w:val="clear" w:color="auto" w:fill="FFFFFE"/>
              <w:spacing w:line="270" w:lineRule="atLeast"/>
              <w:rPr>
                <w:rFonts w:ascii="Courier New" w:eastAsia="Times New Roman" w:hAnsi="Courier New" w:cs="Courier New"/>
                <w:color w:val="000000"/>
                <w:sz w:val="18"/>
                <w:szCs w:val="18"/>
              </w:rPr>
            </w:pPr>
            <w:r w:rsidRPr="00F61E76">
              <w:rPr>
                <w:rFonts w:ascii="Courier New" w:eastAsia="Times New Roman" w:hAnsi="Courier New" w:cs="Courier New"/>
                <w:color w:val="000000"/>
                <w:sz w:val="18"/>
                <w:szCs w:val="18"/>
              </w:rPr>
              <w:t>    }</w:t>
            </w:r>
          </w:p>
          <w:p w14:paraId="72A4FFCF" w14:textId="77777777" w:rsidR="0053687C" w:rsidRPr="00F61E76" w:rsidRDefault="0053687C" w:rsidP="00BC0845">
            <w:pPr>
              <w:shd w:val="clear" w:color="auto" w:fill="FFFFFE"/>
              <w:spacing w:line="270" w:lineRule="atLeast"/>
              <w:rPr>
                <w:rFonts w:ascii="Courier New" w:eastAsia="Times New Roman" w:hAnsi="Courier New" w:cs="Courier New"/>
                <w:color w:val="000000"/>
                <w:sz w:val="18"/>
                <w:szCs w:val="18"/>
              </w:rPr>
            </w:pPr>
            <w:r w:rsidRPr="00F61E76">
              <w:rPr>
                <w:rFonts w:ascii="Courier New" w:eastAsia="Times New Roman" w:hAnsi="Courier New" w:cs="Courier New"/>
                <w:color w:val="000000"/>
                <w:sz w:val="18"/>
                <w:szCs w:val="18"/>
              </w:rPr>
              <w:t>}</w:t>
            </w:r>
          </w:p>
          <w:p w14:paraId="62BA46A5" w14:textId="77777777" w:rsidR="0053687C" w:rsidRPr="00034B3B" w:rsidRDefault="0053687C" w:rsidP="00BC0845">
            <w:pPr>
              <w:rPr>
                <w:b w:val="0"/>
                <w:bCs w:val="0"/>
              </w:rPr>
            </w:pPr>
          </w:p>
        </w:tc>
      </w:tr>
    </w:tbl>
    <w:p w14:paraId="72D7D958" w14:textId="3D1E06D4" w:rsidR="001371BC" w:rsidRDefault="001371BC" w:rsidP="001371BC">
      <w:pPr>
        <w:rPr>
          <w:rFonts w:cstheme="minorHAnsi"/>
        </w:rPr>
      </w:pPr>
    </w:p>
    <w:p w14:paraId="68713A75" w14:textId="4A11807C" w:rsidR="00826521" w:rsidRPr="009223B5" w:rsidRDefault="00E268F1" w:rsidP="00826521">
      <w:pPr>
        <w:shd w:val="clear" w:color="auto" w:fill="FDE9D9" w:themeFill="accent6" w:themeFillTint="33"/>
        <w:jc w:val="center"/>
        <w:rPr>
          <w:b/>
          <w:bCs/>
        </w:rPr>
      </w:pPr>
      <w:r>
        <w:rPr>
          <w:b/>
          <w:bCs/>
        </w:rPr>
        <w:t>Login</w:t>
      </w:r>
      <w:r w:rsidR="00826521">
        <w:rPr>
          <w:b/>
          <w:bCs/>
        </w:rPr>
        <w:t xml:space="preserve"> Sample</w:t>
      </w:r>
      <w:r w:rsidR="00826521" w:rsidRPr="009223B5">
        <w:rPr>
          <w:b/>
          <w:bCs/>
        </w:rPr>
        <w:t xml:space="preserve"> </w:t>
      </w:r>
      <w:r w:rsidR="00826521" w:rsidRPr="00F26DE5">
        <w:rPr>
          <w:b/>
          <w:bCs/>
          <w:color w:val="FF0000"/>
        </w:rPr>
        <w:t xml:space="preserve">Failure </w:t>
      </w:r>
      <w:r w:rsidR="00826521">
        <w:rPr>
          <w:b/>
          <w:bCs/>
        </w:rPr>
        <w:t>Response</w:t>
      </w:r>
    </w:p>
    <w:tbl>
      <w:tblPr>
        <w:tblStyle w:val="GridTable1Light-Accent112"/>
        <w:tblW w:w="12955" w:type="dxa"/>
        <w:tblLook w:val="04A0" w:firstRow="1" w:lastRow="0" w:firstColumn="1" w:lastColumn="0" w:noHBand="0" w:noVBand="1"/>
      </w:tblPr>
      <w:tblGrid>
        <w:gridCol w:w="12955"/>
      </w:tblGrid>
      <w:tr w:rsidR="0053687C" w:rsidRPr="00A673E2" w14:paraId="1B9A9C8A" w14:textId="77777777" w:rsidTr="0053687C">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2955" w:type="dxa"/>
          </w:tcPr>
          <w:p w14:paraId="5A305660" w14:textId="77777777" w:rsidR="0053687C" w:rsidRPr="0042046C" w:rsidRDefault="0053687C" w:rsidP="0053687C">
            <w:pPr>
              <w:shd w:val="clear" w:color="auto" w:fill="FFFFFE"/>
              <w:spacing w:line="270" w:lineRule="atLeast"/>
              <w:rPr>
                <w:rFonts w:ascii="Courier New" w:eastAsia="Times New Roman" w:hAnsi="Courier New" w:cs="Courier New"/>
                <w:color w:val="000000"/>
                <w:sz w:val="18"/>
                <w:szCs w:val="18"/>
              </w:rPr>
            </w:pPr>
            <w:r w:rsidRPr="0042046C">
              <w:rPr>
                <w:rFonts w:ascii="Courier New" w:eastAsia="Times New Roman" w:hAnsi="Courier New" w:cs="Courier New"/>
                <w:color w:val="000000"/>
                <w:sz w:val="18"/>
                <w:szCs w:val="18"/>
              </w:rPr>
              <w:t>{</w:t>
            </w:r>
          </w:p>
          <w:p w14:paraId="0B6E7EC4" w14:textId="77777777" w:rsidR="0053687C" w:rsidRPr="0042046C" w:rsidRDefault="0053687C" w:rsidP="0053687C">
            <w:pPr>
              <w:shd w:val="clear" w:color="auto" w:fill="FFFFFE"/>
              <w:spacing w:line="270" w:lineRule="atLeast"/>
              <w:rPr>
                <w:rFonts w:ascii="Courier New" w:eastAsia="Times New Roman" w:hAnsi="Courier New" w:cs="Courier New"/>
                <w:color w:val="000000"/>
                <w:sz w:val="18"/>
                <w:szCs w:val="18"/>
              </w:rPr>
            </w:pPr>
            <w:r w:rsidRPr="0042046C">
              <w:rPr>
                <w:rFonts w:ascii="Courier New" w:eastAsia="Times New Roman" w:hAnsi="Courier New" w:cs="Courier New"/>
                <w:color w:val="000000"/>
                <w:sz w:val="18"/>
                <w:szCs w:val="18"/>
              </w:rPr>
              <w:t>    </w:t>
            </w:r>
            <w:r w:rsidRPr="0042046C">
              <w:rPr>
                <w:rFonts w:ascii="Courier New" w:eastAsia="Times New Roman" w:hAnsi="Courier New" w:cs="Courier New"/>
                <w:color w:val="A31515"/>
                <w:sz w:val="18"/>
                <w:szCs w:val="18"/>
              </w:rPr>
              <w:t>"</w:t>
            </w:r>
            <w:proofErr w:type="spellStart"/>
            <w:r w:rsidRPr="0042046C">
              <w:rPr>
                <w:rFonts w:ascii="Courier New" w:eastAsia="Times New Roman" w:hAnsi="Courier New" w:cs="Courier New"/>
                <w:color w:val="A31515"/>
                <w:sz w:val="18"/>
                <w:szCs w:val="18"/>
              </w:rPr>
              <w:t>isSuccess</w:t>
            </w:r>
            <w:proofErr w:type="spellEnd"/>
            <w:r w:rsidRPr="0042046C">
              <w:rPr>
                <w:rFonts w:ascii="Courier New" w:eastAsia="Times New Roman" w:hAnsi="Courier New" w:cs="Courier New"/>
                <w:color w:val="A31515"/>
                <w:sz w:val="18"/>
                <w:szCs w:val="18"/>
              </w:rPr>
              <w:t>"</w:t>
            </w:r>
            <w:r w:rsidRPr="0042046C">
              <w:rPr>
                <w:rFonts w:ascii="Courier New" w:eastAsia="Times New Roman" w:hAnsi="Courier New" w:cs="Courier New"/>
                <w:color w:val="000000"/>
                <w:sz w:val="18"/>
                <w:szCs w:val="18"/>
              </w:rPr>
              <w:t>: </w:t>
            </w:r>
            <w:r w:rsidRPr="0042046C">
              <w:rPr>
                <w:rFonts w:ascii="Courier New" w:eastAsia="Times New Roman" w:hAnsi="Courier New" w:cs="Courier New"/>
                <w:color w:val="0451A5"/>
                <w:sz w:val="18"/>
                <w:szCs w:val="18"/>
              </w:rPr>
              <w:t>false</w:t>
            </w:r>
            <w:r w:rsidRPr="0042046C">
              <w:rPr>
                <w:rFonts w:ascii="Courier New" w:eastAsia="Times New Roman" w:hAnsi="Courier New" w:cs="Courier New"/>
                <w:color w:val="000000"/>
                <w:sz w:val="18"/>
                <w:szCs w:val="18"/>
              </w:rPr>
              <w:t>,</w:t>
            </w:r>
          </w:p>
          <w:p w14:paraId="2901C92C" w14:textId="77777777" w:rsidR="0053687C" w:rsidRPr="0042046C" w:rsidRDefault="0053687C" w:rsidP="0053687C">
            <w:pPr>
              <w:shd w:val="clear" w:color="auto" w:fill="FFFFFE"/>
              <w:spacing w:line="270" w:lineRule="atLeast"/>
              <w:rPr>
                <w:rFonts w:ascii="Courier New" w:eastAsia="Times New Roman" w:hAnsi="Courier New" w:cs="Courier New"/>
                <w:color w:val="000000"/>
                <w:sz w:val="18"/>
                <w:szCs w:val="18"/>
              </w:rPr>
            </w:pPr>
            <w:r w:rsidRPr="0042046C">
              <w:rPr>
                <w:rFonts w:ascii="Courier New" w:eastAsia="Times New Roman" w:hAnsi="Courier New" w:cs="Courier New"/>
                <w:color w:val="000000"/>
                <w:sz w:val="18"/>
                <w:szCs w:val="18"/>
              </w:rPr>
              <w:t>    </w:t>
            </w:r>
            <w:r w:rsidRPr="0042046C">
              <w:rPr>
                <w:rFonts w:ascii="Courier New" w:eastAsia="Times New Roman" w:hAnsi="Courier New" w:cs="Courier New"/>
                <w:color w:val="A31515"/>
                <w:sz w:val="18"/>
                <w:szCs w:val="18"/>
              </w:rPr>
              <w:t>"errors"</w:t>
            </w:r>
            <w:r w:rsidRPr="0042046C">
              <w:rPr>
                <w:rFonts w:ascii="Courier New" w:eastAsia="Times New Roman" w:hAnsi="Courier New" w:cs="Courier New"/>
                <w:color w:val="000000"/>
                <w:sz w:val="18"/>
                <w:szCs w:val="18"/>
              </w:rPr>
              <w:t>: {</w:t>
            </w:r>
          </w:p>
          <w:p w14:paraId="448F57A7" w14:textId="77777777" w:rsidR="0053687C" w:rsidRPr="0042046C" w:rsidRDefault="0053687C" w:rsidP="0053687C">
            <w:pPr>
              <w:shd w:val="clear" w:color="auto" w:fill="FFFFFE"/>
              <w:spacing w:line="270" w:lineRule="atLeast"/>
              <w:rPr>
                <w:rFonts w:ascii="Courier New" w:eastAsia="Times New Roman" w:hAnsi="Courier New" w:cs="Courier New"/>
                <w:color w:val="000000"/>
                <w:sz w:val="18"/>
                <w:szCs w:val="18"/>
              </w:rPr>
            </w:pPr>
            <w:r w:rsidRPr="0042046C">
              <w:rPr>
                <w:rFonts w:ascii="Courier New" w:eastAsia="Times New Roman" w:hAnsi="Courier New" w:cs="Courier New"/>
                <w:color w:val="000000"/>
                <w:sz w:val="18"/>
                <w:szCs w:val="18"/>
              </w:rPr>
              <w:t>        </w:t>
            </w:r>
            <w:r w:rsidRPr="0042046C">
              <w:rPr>
                <w:rFonts w:ascii="Courier New" w:eastAsia="Times New Roman" w:hAnsi="Courier New" w:cs="Courier New"/>
                <w:color w:val="A31515"/>
                <w:sz w:val="18"/>
                <w:szCs w:val="18"/>
              </w:rPr>
              <w:t>"code"</w:t>
            </w:r>
            <w:r w:rsidRPr="0042046C">
              <w:rPr>
                <w:rFonts w:ascii="Courier New" w:eastAsia="Times New Roman" w:hAnsi="Courier New" w:cs="Courier New"/>
                <w:color w:val="000000"/>
                <w:sz w:val="18"/>
                <w:szCs w:val="18"/>
              </w:rPr>
              <w:t>: </w:t>
            </w:r>
            <w:r w:rsidRPr="0042046C">
              <w:rPr>
                <w:rFonts w:ascii="Courier New" w:eastAsia="Times New Roman" w:hAnsi="Courier New" w:cs="Courier New"/>
                <w:color w:val="0451A5"/>
                <w:sz w:val="18"/>
                <w:szCs w:val="18"/>
              </w:rPr>
              <w:t>"62"</w:t>
            </w:r>
            <w:r w:rsidRPr="0042046C">
              <w:rPr>
                <w:rFonts w:ascii="Courier New" w:eastAsia="Times New Roman" w:hAnsi="Courier New" w:cs="Courier New"/>
                <w:color w:val="000000"/>
                <w:sz w:val="18"/>
                <w:szCs w:val="18"/>
              </w:rPr>
              <w:t>,</w:t>
            </w:r>
          </w:p>
          <w:p w14:paraId="4A228420" w14:textId="77777777" w:rsidR="0053687C" w:rsidRPr="0042046C" w:rsidRDefault="0053687C" w:rsidP="0053687C">
            <w:pPr>
              <w:shd w:val="clear" w:color="auto" w:fill="FFFFFE"/>
              <w:spacing w:line="270" w:lineRule="atLeast"/>
              <w:rPr>
                <w:rFonts w:ascii="Courier New" w:eastAsia="Times New Roman" w:hAnsi="Courier New" w:cs="Courier New"/>
                <w:color w:val="000000"/>
                <w:sz w:val="18"/>
                <w:szCs w:val="18"/>
              </w:rPr>
            </w:pPr>
            <w:r w:rsidRPr="0042046C">
              <w:rPr>
                <w:rFonts w:ascii="Courier New" w:eastAsia="Times New Roman" w:hAnsi="Courier New" w:cs="Courier New"/>
                <w:color w:val="000000"/>
                <w:sz w:val="18"/>
                <w:szCs w:val="18"/>
              </w:rPr>
              <w:t>        </w:t>
            </w:r>
            <w:r w:rsidRPr="0042046C">
              <w:rPr>
                <w:rFonts w:ascii="Courier New" w:eastAsia="Times New Roman" w:hAnsi="Courier New" w:cs="Courier New"/>
                <w:color w:val="A31515"/>
                <w:sz w:val="18"/>
                <w:szCs w:val="18"/>
              </w:rPr>
              <w:t>"message"</w:t>
            </w:r>
            <w:r w:rsidRPr="0042046C">
              <w:rPr>
                <w:rFonts w:ascii="Courier New" w:eastAsia="Times New Roman" w:hAnsi="Courier New" w:cs="Courier New"/>
                <w:color w:val="000000"/>
                <w:sz w:val="18"/>
                <w:szCs w:val="18"/>
              </w:rPr>
              <w:t>: </w:t>
            </w:r>
            <w:r w:rsidRPr="0042046C">
              <w:rPr>
                <w:rFonts w:ascii="Courier New" w:eastAsia="Times New Roman" w:hAnsi="Courier New" w:cs="Courier New"/>
                <w:color w:val="0451A5"/>
                <w:sz w:val="18"/>
                <w:szCs w:val="18"/>
              </w:rPr>
              <w:t>"Invalid </w:t>
            </w:r>
            <w:proofErr w:type="spellStart"/>
            <w:r w:rsidRPr="0042046C">
              <w:rPr>
                <w:rFonts w:ascii="Courier New" w:eastAsia="Times New Roman" w:hAnsi="Courier New" w:cs="Courier New"/>
                <w:color w:val="0451A5"/>
                <w:sz w:val="18"/>
                <w:szCs w:val="18"/>
              </w:rPr>
              <w:t>UserName</w:t>
            </w:r>
            <w:proofErr w:type="spellEnd"/>
            <w:r w:rsidRPr="0042046C">
              <w:rPr>
                <w:rFonts w:ascii="Courier New" w:eastAsia="Times New Roman" w:hAnsi="Courier New" w:cs="Courier New"/>
                <w:color w:val="0451A5"/>
                <w:sz w:val="18"/>
                <w:szCs w:val="18"/>
              </w:rPr>
              <w:t> or Password"</w:t>
            </w:r>
          </w:p>
          <w:p w14:paraId="29338D07" w14:textId="77777777" w:rsidR="0053687C" w:rsidRPr="0042046C" w:rsidRDefault="0053687C" w:rsidP="0053687C">
            <w:pPr>
              <w:shd w:val="clear" w:color="auto" w:fill="FFFFFE"/>
              <w:spacing w:line="270" w:lineRule="atLeast"/>
              <w:rPr>
                <w:rFonts w:ascii="Courier New" w:eastAsia="Times New Roman" w:hAnsi="Courier New" w:cs="Courier New"/>
                <w:color w:val="000000"/>
                <w:sz w:val="18"/>
                <w:szCs w:val="18"/>
              </w:rPr>
            </w:pPr>
            <w:r w:rsidRPr="0042046C">
              <w:rPr>
                <w:rFonts w:ascii="Courier New" w:eastAsia="Times New Roman" w:hAnsi="Courier New" w:cs="Courier New"/>
                <w:color w:val="000000"/>
                <w:sz w:val="18"/>
                <w:szCs w:val="18"/>
              </w:rPr>
              <w:t>    },</w:t>
            </w:r>
          </w:p>
          <w:p w14:paraId="39B6115F" w14:textId="77777777" w:rsidR="0053687C" w:rsidRPr="0042046C" w:rsidRDefault="0053687C" w:rsidP="0053687C">
            <w:pPr>
              <w:shd w:val="clear" w:color="auto" w:fill="FFFFFE"/>
              <w:spacing w:line="270" w:lineRule="atLeast"/>
              <w:rPr>
                <w:rFonts w:ascii="Courier New" w:eastAsia="Times New Roman" w:hAnsi="Courier New" w:cs="Courier New"/>
                <w:color w:val="000000"/>
                <w:sz w:val="18"/>
                <w:szCs w:val="18"/>
              </w:rPr>
            </w:pPr>
            <w:r w:rsidRPr="0042046C">
              <w:rPr>
                <w:rFonts w:ascii="Courier New" w:eastAsia="Times New Roman" w:hAnsi="Courier New" w:cs="Courier New"/>
                <w:color w:val="000000"/>
                <w:sz w:val="18"/>
                <w:szCs w:val="18"/>
              </w:rPr>
              <w:t>    </w:t>
            </w:r>
            <w:r w:rsidRPr="0042046C">
              <w:rPr>
                <w:rFonts w:ascii="Courier New" w:eastAsia="Times New Roman" w:hAnsi="Courier New" w:cs="Courier New"/>
                <w:color w:val="A31515"/>
                <w:sz w:val="18"/>
                <w:szCs w:val="18"/>
              </w:rPr>
              <w:t>"data"</w:t>
            </w:r>
            <w:r w:rsidRPr="0042046C">
              <w:rPr>
                <w:rFonts w:ascii="Courier New" w:eastAsia="Times New Roman" w:hAnsi="Courier New" w:cs="Courier New"/>
                <w:color w:val="000000"/>
                <w:sz w:val="18"/>
                <w:szCs w:val="18"/>
              </w:rPr>
              <w:t>: </w:t>
            </w:r>
            <w:r w:rsidRPr="0042046C">
              <w:rPr>
                <w:rFonts w:ascii="Courier New" w:eastAsia="Times New Roman" w:hAnsi="Courier New" w:cs="Courier New"/>
                <w:color w:val="0451A5"/>
                <w:sz w:val="18"/>
                <w:szCs w:val="18"/>
              </w:rPr>
              <w:t>null</w:t>
            </w:r>
          </w:p>
          <w:p w14:paraId="18C53C76" w14:textId="77777777" w:rsidR="0053687C" w:rsidRPr="0042046C" w:rsidRDefault="0053687C" w:rsidP="0053687C">
            <w:pPr>
              <w:shd w:val="clear" w:color="auto" w:fill="FFFFFE"/>
              <w:spacing w:line="270" w:lineRule="atLeast"/>
              <w:rPr>
                <w:rFonts w:ascii="Courier New" w:eastAsia="Times New Roman" w:hAnsi="Courier New" w:cs="Courier New"/>
                <w:color w:val="000000"/>
                <w:sz w:val="18"/>
                <w:szCs w:val="18"/>
              </w:rPr>
            </w:pPr>
            <w:r w:rsidRPr="0042046C">
              <w:rPr>
                <w:rFonts w:ascii="Courier New" w:eastAsia="Times New Roman" w:hAnsi="Courier New" w:cs="Courier New"/>
                <w:color w:val="000000"/>
                <w:sz w:val="18"/>
                <w:szCs w:val="18"/>
              </w:rPr>
              <w:t>}</w:t>
            </w:r>
          </w:p>
          <w:p w14:paraId="105E0669" w14:textId="77777777" w:rsidR="0053687C" w:rsidRPr="00431AE7" w:rsidRDefault="0053687C" w:rsidP="0053687C">
            <w:pPr>
              <w:rPr>
                <w:b w:val="0"/>
                <w:bCs w:val="0"/>
              </w:rPr>
            </w:pPr>
          </w:p>
        </w:tc>
      </w:tr>
    </w:tbl>
    <w:p w14:paraId="43F8BF11" w14:textId="17290A6B" w:rsidR="008047EA" w:rsidRDefault="008047EA" w:rsidP="001371BC">
      <w:pPr>
        <w:rPr>
          <w:rFonts w:cstheme="minorHAnsi"/>
        </w:rPr>
      </w:pPr>
    </w:p>
    <w:p w14:paraId="47E4367C" w14:textId="1D70A1B0" w:rsidR="004703A9" w:rsidRDefault="004703A9" w:rsidP="00FE6E46">
      <w:pPr>
        <w:pStyle w:val="ListParagraph"/>
        <w:keepNext/>
        <w:keepLines/>
        <w:numPr>
          <w:ilvl w:val="0"/>
          <w:numId w:val="4"/>
        </w:numPr>
        <w:spacing w:before="200" w:after="0" w:line="240" w:lineRule="auto"/>
        <w:outlineLvl w:val="1"/>
        <w:rPr>
          <w:rFonts w:eastAsiaTheme="majorEastAsia" w:cstheme="minorHAnsi"/>
          <w:b/>
          <w:bCs/>
          <w:color w:val="4F81BD" w:themeColor="accent1"/>
          <w:sz w:val="26"/>
          <w:szCs w:val="26"/>
        </w:rPr>
      </w:pPr>
      <w:bookmarkStart w:id="20" w:name="_Toc132070517"/>
      <w:r>
        <w:rPr>
          <w:rFonts w:eastAsiaTheme="majorEastAsia" w:cstheme="minorHAnsi"/>
          <w:b/>
          <w:bCs/>
          <w:color w:val="4F81BD" w:themeColor="accent1"/>
          <w:sz w:val="26"/>
          <w:szCs w:val="26"/>
        </w:rPr>
        <w:lastRenderedPageBreak/>
        <w:t xml:space="preserve">Call </w:t>
      </w:r>
      <w:r w:rsidR="00902C18">
        <w:rPr>
          <w:rFonts w:eastAsiaTheme="majorEastAsia" w:cstheme="minorHAnsi"/>
          <w:b/>
          <w:bCs/>
          <w:color w:val="4F81BD" w:themeColor="accent1"/>
          <w:sz w:val="26"/>
          <w:szCs w:val="26"/>
        </w:rPr>
        <w:t xml:space="preserve">Check Booked </w:t>
      </w:r>
      <w:r w:rsidR="003769D5">
        <w:rPr>
          <w:rFonts w:eastAsiaTheme="majorEastAsia" w:cstheme="minorHAnsi"/>
          <w:b/>
          <w:bCs/>
          <w:color w:val="4F81BD" w:themeColor="accent1"/>
          <w:sz w:val="26"/>
          <w:szCs w:val="26"/>
        </w:rPr>
        <w:t>Transaction</w:t>
      </w:r>
      <w:r>
        <w:rPr>
          <w:rFonts w:eastAsiaTheme="majorEastAsia" w:cstheme="minorHAnsi"/>
          <w:b/>
          <w:bCs/>
          <w:color w:val="4F81BD" w:themeColor="accent1"/>
          <w:sz w:val="26"/>
          <w:szCs w:val="26"/>
        </w:rPr>
        <w:t xml:space="preserve"> API</w:t>
      </w:r>
      <w:bookmarkEnd w:id="20"/>
    </w:p>
    <w:p w14:paraId="33FDC36D" w14:textId="55189695" w:rsidR="001A5D40" w:rsidRPr="00757DFE" w:rsidRDefault="001A5D40" w:rsidP="001A5D40">
      <w:pPr>
        <w:rPr>
          <w:rFonts w:cstheme="minorHAnsi"/>
        </w:rPr>
      </w:pPr>
      <w:r w:rsidRPr="00757DFE">
        <w:rPr>
          <w:rFonts w:cstheme="minorHAnsi"/>
        </w:rPr>
        <w:t xml:space="preserve">Adapter should manage to transform the IFX </w:t>
      </w:r>
      <w:r>
        <w:rPr>
          <w:rFonts w:cstheme="minorHAnsi"/>
        </w:rPr>
        <w:t>Debit</w:t>
      </w:r>
      <w:r w:rsidRPr="00757DFE">
        <w:rPr>
          <w:rFonts w:cstheme="minorHAnsi"/>
        </w:rPr>
        <w:t xml:space="preserve"> request message to Restful </w:t>
      </w:r>
      <w:r w:rsidR="00F746CA">
        <w:rPr>
          <w:rFonts w:cstheme="minorHAnsi"/>
        </w:rPr>
        <w:t>check booked</w:t>
      </w:r>
      <w:r>
        <w:rPr>
          <w:rFonts w:cstheme="minorHAnsi"/>
        </w:rPr>
        <w:t xml:space="preserve"> </w:t>
      </w:r>
      <w:r w:rsidRPr="00757DFE">
        <w:rPr>
          <w:rFonts w:cstheme="minorHAnsi"/>
        </w:rPr>
        <w:t>request as follows:</w:t>
      </w:r>
    </w:p>
    <w:tbl>
      <w:tblPr>
        <w:tblStyle w:val="GridTable1Light-Accent51"/>
        <w:tblW w:w="12852" w:type="dxa"/>
        <w:tblLook w:val="04A0" w:firstRow="1" w:lastRow="0" w:firstColumn="1" w:lastColumn="0" w:noHBand="0" w:noVBand="1"/>
      </w:tblPr>
      <w:tblGrid>
        <w:gridCol w:w="2497"/>
        <w:gridCol w:w="10355"/>
      </w:tblGrid>
      <w:tr w:rsidR="001A5D40" w:rsidRPr="00757DFE" w14:paraId="3E5BF974" w14:textId="77777777" w:rsidTr="00FF73D9">
        <w:trPr>
          <w:cnfStyle w:val="100000000000" w:firstRow="1" w:lastRow="0" w:firstColumn="0" w:lastColumn="0" w:oddVBand="0" w:evenVBand="0" w:oddHBand="0"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2497" w:type="dxa"/>
          </w:tcPr>
          <w:p w14:paraId="293EE937" w14:textId="77777777" w:rsidR="001A5D40" w:rsidRPr="00757DFE" w:rsidRDefault="001A5D40" w:rsidP="00FF73D9">
            <w:pPr>
              <w:rPr>
                <w:rFonts w:cstheme="minorHAnsi"/>
              </w:rPr>
            </w:pPr>
            <w:r w:rsidRPr="00757DFE">
              <w:rPr>
                <w:rFonts w:cstheme="minorHAnsi"/>
              </w:rPr>
              <w:t>URL</w:t>
            </w:r>
          </w:p>
        </w:tc>
        <w:tc>
          <w:tcPr>
            <w:tcW w:w="10355" w:type="dxa"/>
          </w:tcPr>
          <w:p w14:paraId="6D85BACB" w14:textId="5315C8A7" w:rsidR="001A5D40" w:rsidRPr="00757DFE" w:rsidRDefault="00F746CA" w:rsidP="00FF73D9">
            <w:pPr>
              <w:cnfStyle w:val="100000000000" w:firstRow="1" w:lastRow="0" w:firstColumn="0" w:lastColumn="0" w:oddVBand="0" w:evenVBand="0" w:oddHBand="0" w:evenHBand="0" w:firstRowFirstColumn="0" w:firstRowLastColumn="0" w:lastRowFirstColumn="0" w:lastRowLastColumn="0"/>
              <w:rPr>
                <w:rFonts w:cstheme="minorHAnsi"/>
                <w:b w:val="0"/>
                <w:bCs w:val="0"/>
              </w:rPr>
            </w:pPr>
            <w:r>
              <w:rPr>
                <w:rFonts w:ascii="Segoe UI" w:hAnsi="Segoe UI" w:cs="Segoe UI"/>
                <w:color w:val="212121"/>
                <w:sz w:val="18"/>
                <w:szCs w:val="18"/>
                <w:shd w:val="clear" w:color="auto" w:fill="FFFFFF"/>
              </w:rPr>
              <w:t>https://checkoutdev.souhoola.org/api/Checkout/CheckBooked?TransactionID=5064</w:t>
            </w:r>
          </w:p>
        </w:tc>
      </w:tr>
      <w:tr w:rsidR="001A5D40" w:rsidRPr="00757DFE" w14:paraId="480BA712" w14:textId="77777777" w:rsidTr="00FF73D9">
        <w:tc>
          <w:tcPr>
            <w:cnfStyle w:val="001000000000" w:firstRow="0" w:lastRow="0" w:firstColumn="1" w:lastColumn="0" w:oddVBand="0" w:evenVBand="0" w:oddHBand="0" w:evenHBand="0" w:firstRowFirstColumn="0" w:firstRowLastColumn="0" w:lastRowFirstColumn="0" w:lastRowLastColumn="0"/>
            <w:tcW w:w="2497" w:type="dxa"/>
          </w:tcPr>
          <w:p w14:paraId="697DACC8" w14:textId="77777777" w:rsidR="001A5D40" w:rsidRPr="00757DFE" w:rsidRDefault="001A5D40" w:rsidP="00FF73D9">
            <w:pPr>
              <w:rPr>
                <w:rFonts w:cstheme="minorHAnsi"/>
              </w:rPr>
            </w:pPr>
            <w:r w:rsidRPr="00285C8B">
              <w:t>HTTP Method</w:t>
            </w:r>
          </w:p>
        </w:tc>
        <w:tc>
          <w:tcPr>
            <w:tcW w:w="10355" w:type="dxa"/>
          </w:tcPr>
          <w:p w14:paraId="155A661A" w14:textId="791C01F2" w:rsidR="001A5D40" w:rsidRPr="00757DFE" w:rsidRDefault="00F746CA" w:rsidP="00FF73D9">
            <w:pPr>
              <w:cnfStyle w:val="000000000000" w:firstRow="0" w:lastRow="0" w:firstColumn="0" w:lastColumn="0" w:oddVBand="0" w:evenVBand="0" w:oddHBand="0" w:evenHBand="0" w:firstRowFirstColumn="0" w:firstRowLastColumn="0" w:lastRowFirstColumn="0" w:lastRowLastColumn="0"/>
              <w:rPr>
                <w:rFonts w:cstheme="minorHAnsi"/>
              </w:rPr>
            </w:pPr>
            <w:r>
              <w:t>Get</w:t>
            </w:r>
          </w:p>
        </w:tc>
      </w:tr>
      <w:tr w:rsidR="001A5D40" w:rsidRPr="00757DFE" w14:paraId="1C03C4CF" w14:textId="77777777" w:rsidTr="00FF73D9">
        <w:tc>
          <w:tcPr>
            <w:cnfStyle w:val="001000000000" w:firstRow="0" w:lastRow="0" w:firstColumn="1" w:lastColumn="0" w:oddVBand="0" w:evenVBand="0" w:oddHBand="0" w:evenHBand="0" w:firstRowFirstColumn="0" w:firstRowLastColumn="0" w:lastRowFirstColumn="0" w:lastRowLastColumn="0"/>
            <w:tcW w:w="2497" w:type="dxa"/>
          </w:tcPr>
          <w:p w14:paraId="02153D27" w14:textId="77777777" w:rsidR="001A5D40" w:rsidRPr="00757DFE" w:rsidRDefault="001A5D40" w:rsidP="00FF73D9">
            <w:pPr>
              <w:rPr>
                <w:rFonts w:cstheme="minorHAnsi"/>
              </w:rPr>
            </w:pPr>
            <w:r w:rsidRPr="00285C8B">
              <w:t>HTTP Request Header</w:t>
            </w:r>
          </w:p>
        </w:tc>
        <w:tc>
          <w:tcPr>
            <w:tcW w:w="10355" w:type="dxa"/>
          </w:tcPr>
          <w:p w14:paraId="03D7ABF5" w14:textId="77777777" w:rsidR="001A5D40" w:rsidRPr="00A36E04" w:rsidRDefault="001A5D40" w:rsidP="00FF73D9">
            <w:pPr>
              <w:cnfStyle w:val="000000000000" w:firstRow="0" w:lastRow="0" w:firstColumn="0" w:lastColumn="0" w:oddVBand="0" w:evenVBand="0" w:oddHBand="0" w:evenHBand="0" w:firstRowFirstColumn="0" w:firstRowLastColumn="0" w:lastRowFirstColumn="0" w:lastRowLastColumn="0"/>
              <w:rPr>
                <w:color w:val="0070C0"/>
              </w:rPr>
            </w:pPr>
            <w:r w:rsidRPr="00A36E04">
              <w:rPr>
                <w:color w:val="0070C0"/>
              </w:rPr>
              <w:t xml:space="preserve">The following HTTP request headers need to be set: </w:t>
            </w:r>
          </w:p>
          <w:p w14:paraId="03EC7E9F" w14:textId="77777777" w:rsidR="001A5D40" w:rsidRPr="00285C8B" w:rsidRDefault="001A5D40" w:rsidP="00FF73D9">
            <w:pPr>
              <w:cnfStyle w:val="000000000000" w:firstRow="0" w:lastRow="0" w:firstColumn="0" w:lastColumn="0" w:oddVBand="0" w:evenVBand="0" w:oddHBand="0" w:evenHBand="0" w:firstRowFirstColumn="0" w:firstRowLastColumn="0" w:lastRowFirstColumn="0" w:lastRowLastColumn="0"/>
            </w:pPr>
          </w:p>
          <w:p w14:paraId="22C24F1A" w14:textId="77777777" w:rsidR="001A5D40" w:rsidRDefault="001A5D40" w:rsidP="001A5D40">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rsidRPr="00C623FF">
              <w:rPr>
                <w:shd w:val="clear" w:color="auto" w:fill="FDE9D9" w:themeFill="accent6" w:themeFillTint="33"/>
              </w:rPr>
              <w:t>Content-Type</w:t>
            </w:r>
            <w:r w:rsidRPr="00285C8B">
              <w:t>:  application/json</w:t>
            </w:r>
          </w:p>
          <w:p w14:paraId="13616F9E" w14:textId="77777777" w:rsidR="001A5D40" w:rsidRPr="00C623FF" w:rsidRDefault="001A5D40" w:rsidP="001A5D40">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cstheme="minorHAnsi"/>
              </w:rPr>
            </w:pPr>
            <w:r w:rsidRPr="00D278EA">
              <w:t>'Authorization: Bearer</w:t>
            </w:r>
            <w:r w:rsidRPr="00D278EA">
              <w:rPr>
                <w:rFonts w:ascii="Courier New" w:eastAsia="Times New Roman" w:hAnsi="Courier New" w:cs="Courier New"/>
                <w:color w:val="2A00FF"/>
                <w:sz w:val="18"/>
                <w:szCs w:val="18"/>
              </w:rPr>
              <w:t> </w:t>
            </w:r>
            <w:r w:rsidRPr="00241874">
              <w:t>79958747d057cb01c0017937b749c5c7b48b1c77</w:t>
            </w:r>
          </w:p>
        </w:tc>
      </w:tr>
      <w:tr w:rsidR="001A5D40" w:rsidRPr="00757DFE" w14:paraId="42B76A1E" w14:textId="77777777" w:rsidTr="00FF73D9">
        <w:tc>
          <w:tcPr>
            <w:cnfStyle w:val="001000000000" w:firstRow="0" w:lastRow="0" w:firstColumn="1" w:lastColumn="0" w:oddVBand="0" w:evenVBand="0" w:oddHBand="0" w:evenHBand="0" w:firstRowFirstColumn="0" w:firstRowLastColumn="0" w:lastRowFirstColumn="0" w:lastRowLastColumn="0"/>
            <w:tcW w:w="2497" w:type="dxa"/>
          </w:tcPr>
          <w:p w14:paraId="57A20CD1" w14:textId="77777777" w:rsidR="001A5D40" w:rsidRPr="00757DFE" w:rsidRDefault="001A5D40" w:rsidP="00FF73D9">
            <w:pPr>
              <w:rPr>
                <w:rFonts w:cstheme="minorHAnsi"/>
              </w:rPr>
            </w:pPr>
            <w:r w:rsidRPr="00285C8B">
              <w:t>HTTP Response Header</w:t>
            </w:r>
          </w:p>
        </w:tc>
        <w:tc>
          <w:tcPr>
            <w:tcW w:w="10355" w:type="dxa"/>
          </w:tcPr>
          <w:p w14:paraId="7ED2A309" w14:textId="77777777" w:rsidR="001A5D40" w:rsidRPr="00285C8B" w:rsidRDefault="001A5D40" w:rsidP="00FF73D9">
            <w:pPr>
              <w:cnfStyle w:val="000000000000" w:firstRow="0" w:lastRow="0" w:firstColumn="0" w:lastColumn="0" w:oddVBand="0" w:evenVBand="0" w:oddHBand="0" w:evenHBand="0" w:firstRowFirstColumn="0" w:firstRowLastColumn="0" w:lastRowFirstColumn="0" w:lastRowLastColumn="0"/>
            </w:pPr>
            <w:r w:rsidRPr="00285C8B">
              <w:t>JSON representation is supported.</w:t>
            </w:r>
          </w:p>
          <w:p w14:paraId="71C58CCC" w14:textId="77777777" w:rsidR="001A5D40" w:rsidRPr="00757DFE" w:rsidRDefault="001A5D40" w:rsidP="00FF73D9">
            <w:pPr>
              <w:cnfStyle w:val="000000000000" w:firstRow="0" w:lastRow="0" w:firstColumn="0" w:lastColumn="0" w:oddVBand="0" w:evenVBand="0" w:oddHBand="0" w:evenHBand="0" w:firstRowFirstColumn="0" w:firstRowLastColumn="0" w:lastRowFirstColumn="0" w:lastRowLastColumn="0"/>
              <w:rPr>
                <w:rFonts w:cstheme="minorHAnsi"/>
                <w:color w:val="0070C0"/>
              </w:rPr>
            </w:pPr>
            <w:r w:rsidRPr="00285C8B">
              <w:t>Accept:  application/json</w:t>
            </w:r>
          </w:p>
        </w:tc>
      </w:tr>
    </w:tbl>
    <w:p w14:paraId="116ECC0E" w14:textId="77777777" w:rsidR="001A5D40" w:rsidRDefault="001A5D40" w:rsidP="001A5D40">
      <w:pPr>
        <w:rPr>
          <w:rFonts w:cstheme="minorHAnsi"/>
        </w:rPr>
      </w:pPr>
    </w:p>
    <w:p w14:paraId="6296EFAE" w14:textId="77777777" w:rsidR="001A5D40" w:rsidRPr="00957455" w:rsidRDefault="001A5D40" w:rsidP="001A5D40">
      <w:pPr>
        <w:rPr>
          <w:rFonts w:cstheme="minorHAnsi"/>
          <w:b/>
          <w:bCs/>
          <w:u w:val="single"/>
        </w:rPr>
      </w:pPr>
      <w:r w:rsidRPr="00957455">
        <w:rPr>
          <w:rFonts w:cstheme="minorHAnsi"/>
          <w:b/>
          <w:bCs/>
          <w:u w:val="single"/>
        </w:rPr>
        <w:t>HTTP header</w:t>
      </w:r>
    </w:p>
    <w:tbl>
      <w:tblPr>
        <w:tblStyle w:val="GridTable1Light-Accent11"/>
        <w:tblW w:w="13050" w:type="dxa"/>
        <w:tblLayout w:type="fixed"/>
        <w:tblLook w:val="04A0" w:firstRow="1" w:lastRow="0" w:firstColumn="1" w:lastColumn="0" w:noHBand="0" w:noVBand="1"/>
      </w:tblPr>
      <w:tblGrid>
        <w:gridCol w:w="4680"/>
        <w:gridCol w:w="2790"/>
        <w:gridCol w:w="1530"/>
        <w:gridCol w:w="540"/>
        <w:gridCol w:w="3510"/>
      </w:tblGrid>
      <w:tr w:rsidR="001A5D40" w:rsidRPr="008F69B4" w14:paraId="29080CFC" w14:textId="77777777" w:rsidTr="00FF73D9">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680" w:type="dxa"/>
            <w:tcBorders>
              <w:left w:val="nil"/>
            </w:tcBorders>
            <w:shd w:val="clear" w:color="auto" w:fill="DEEAF6"/>
          </w:tcPr>
          <w:p w14:paraId="5375C1B3" w14:textId="77777777" w:rsidR="001A5D40" w:rsidRPr="008F69B4" w:rsidRDefault="001A5D40" w:rsidP="00FF73D9">
            <w:pPr>
              <w:jc w:val="center"/>
              <w:rPr>
                <w:rFonts w:cstheme="minorHAnsi"/>
                <w:b w:val="0"/>
                <w:bCs w:val="0"/>
              </w:rPr>
            </w:pPr>
            <w:r>
              <w:rPr>
                <w:rFonts w:cstheme="minorHAnsi"/>
                <w:b w:val="0"/>
                <w:bCs w:val="0"/>
              </w:rPr>
              <w:t>Source Data</w:t>
            </w:r>
          </w:p>
        </w:tc>
        <w:tc>
          <w:tcPr>
            <w:tcW w:w="2790" w:type="dxa"/>
            <w:tcBorders>
              <w:left w:val="nil"/>
            </w:tcBorders>
            <w:shd w:val="clear" w:color="auto" w:fill="DEEAF6"/>
          </w:tcPr>
          <w:p w14:paraId="6794C18C" w14:textId="77777777" w:rsidR="001A5D40" w:rsidRPr="008F69B4" w:rsidRDefault="001A5D40" w:rsidP="00FF73D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8F69B4">
              <w:rPr>
                <w:rFonts w:cstheme="minorHAnsi"/>
                <w:b w:val="0"/>
                <w:bCs w:val="0"/>
              </w:rPr>
              <w:t>Rest (JSON) Element</w:t>
            </w:r>
          </w:p>
        </w:tc>
        <w:tc>
          <w:tcPr>
            <w:tcW w:w="1530" w:type="dxa"/>
            <w:shd w:val="clear" w:color="auto" w:fill="DEEAF6"/>
          </w:tcPr>
          <w:p w14:paraId="50D209AD" w14:textId="77777777" w:rsidR="001A5D40" w:rsidRPr="008F69B4" w:rsidRDefault="001A5D40" w:rsidP="00FF73D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8F69B4">
              <w:rPr>
                <w:rFonts w:cstheme="minorHAnsi"/>
                <w:b w:val="0"/>
                <w:bCs w:val="0"/>
              </w:rPr>
              <w:t>Data Type</w:t>
            </w:r>
          </w:p>
        </w:tc>
        <w:tc>
          <w:tcPr>
            <w:tcW w:w="540" w:type="dxa"/>
            <w:shd w:val="clear" w:color="auto" w:fill="DEEAF6"/>
          </w:tcPr>
          <w:p w14:paraId="24CA0851" w14:textId="77777777" w:rsidR="001A5D40" w:rsidRPr="008F69B4" w:rsidRDefault="001A5D40" w:rsidP="00FF73D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8F69B4">
              <w:rPr>
                <w:rFonts w:cstheme="minorHAnsi"/>
                <w:b w:val="0"/>
                <w:bCs w:val="0"/>
              </w:rPr>
              <w:t>C</w:t>
            </w:r>
          </w:p>
        </w:tc>
        <w:tc>
          <w:tcPr>
            <w:tcW w:w="3510" w:type="dxa"/>
            <w:tcBorders>
              <w:right w:val="nil"/>
            </w:tcBorders>
            <w:shd w:val="clear" w:color="auto" w:fill="DEEAF6"/>
          </w:tcPr>
          <w:p w14:paraId="75ADD66D" w14:textId="77777777" w:rsidR="001A5D40" w:rsidRPr="008F69B4" w:rsidRDefault="001A5D40" w:rsidP="00FF73D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8F69B4">
              <w:rPr>
                <w:rFonts w:cstheme="minorHAnsi"/>
                <w:b w:val="0"/>
                <w:bCs w:val="0"/>
              </w:rPr>
              <w:t>Description</w:t>
            </w:r>
          </w:p>
        </w:tc>
      </w:tr>
      <w:tr w:rsidR="001A5D40" w:rsidRPr="008F69B4" w14:paraId="59BB5319" w14:textId="77777777" w:rsidTr="00FF73D9">
        <w:tc>
          <w:tcPr>
            <w:cnfStyle w:val="001000000000" w:firstRow="0" w:lastRow="0" w:firstColumn="1" w:lastColumn="0" w:oddVBand="0" w:evenVBand="0" w:oddHBand="0" w:evenHBand="0" w:firstRowFirstColumn="0" w:firstRowLastColumn="0" w:lastRowFirstColumn="0" w:lastRowLastColumn="0"/>
            <w:tcW w:w="4680" w:type="dxa"/>
            <w:tcBorders>
              <w:left w:val="nil"/>
            </w:tcBorders>
          </w:tcPr>
          <w:p w14:paraId="22D43936" w14:textId="74AF946F" w:rsidR="001A5D40" w:rsidRDefault="00F746CA" w:rsidP="00FF73D9">
            <w:pPr>
              <w:rPr>
                <w:rFonts w:cstheme="minorHAnsi"/>
              </w:rPr>
            </w:pPr>
            <w:proofErr w:type="spellStart"/>
            <w:proofErr w:type="gramStart"/>
            <w:r>
              <w:rPr>
                <w:rFonts w:cstheme="minorHAnsi"/>
              </w:rPr>
              <w:t>Login.Response.token</w:t>
            </w:r>
            <w:proofErr w:type="spellEnd"/>
            <w:proofErr w:type="gramEnd"/>
          </w:p>
          <w:p w14:paraId="42A39838" w14:textId="77777777" w:rsidR="001A5D40" w:rsidRPr="008F69B4" w:rsidRDefault="001A5D40" w:rsidP="00FF73D9">
            <w:pPr>
              <w:rPr>
                <w:rFonts w:cstheme="minorHAnsi"/>
                <w:b w:val="0"/>
                <w:bCs w:val="0"/>
              </w:rPr>
            </w:pPr>
          </w:p>
        </w:tc>
        <w:tc>
          <w:tcPr>
            <w:tcW w:w="2790" w:type="dxa"/>
            <w:tcBorders>
              <w:left w:val="nil"/>
            </w:tcBorders>
          </w:tcPr>
          <w:p w14:paraId="191380C0" w14:textId="77777777" w:rsidR="001A5D40" w:rsidRPr="009D58AB" w:rsidRDefault="001A5D40" w:rsidP="00FF73D9">
            <w:pPr>
              <w:cnfStyle w:val="000000000000" w:firstRow="0" w:lastRow="0" w:firstColumn="0" w:lastColumn="0" w:oddVBand="0" w:evenVBand="0" w:oddHBand="0" w:evenHBand="0" w:firstRowFirstColumn="0" w:firstRowLastColumn="0" w:lastRowFirstColumn="0" w:lastRowLastColumn="0"/>
            </w:pPr>
            <w:r w:rsidRPr="00241874">
              <w:t>Authorization</w:t>
            </w:r>
            <w:r>
              <w:rPr>
                <w:rFonts w:ascii="Segoe UI" w:hAnsi="Segoe UI" w:cs="Segoe UI"/>
                <w:color w:val="212121"/>
                <w:sz w:val="18"/>
                <w:szCs w:val="18"/>
                <w:shd w:val="clear" w:color="auto" w:fill="FFFFFF"/>
              </w:rPr>
              <w:t xml:space="preserve"> </w:t>
            </w:r>
          </w:p>
        </w:tc>
        <w:tc>
          <w:tcPr>
            <w:tcW w:w="1530" w:type="dxa"/>
          </w:tcPr>
          <w:p w14:paraId="1C3F0883" w14:textId="77777777" w:rsidR="001A5D40" w:rsidRPr="008F69B4" w:rsidRDefault="001A5D40" w:rsidP="00FF73D9">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string</w:t>
            </w:r>
          </w:p>
        </w:tc>
        <w:tc>
          <w:tcPr>
            <w:tcW w:w="540" w:type="dxa"/>
          </w:tcPr>
          <w:p w14:paraId="39365D5C" w14:textId="77777777" w:rsidR="001A5D40" w:rsidRPr="008F69B4" w:rsidRDefault="001A5D40" w:rsidP="00FF73D9">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w:t>
            </w:r>
          </w:p>
        </w:tc>
        <w:tc>
          <w:tcPr>
            <w:tcW w:w="3510" w:type="dxa"/>
            <w:tcBorders>
              <w:right w:val="nil"/>
            </w:tcBorders>
          </w:tcPr>
          <w:p w14:paraId="75A86F1B" w14:textId="2300E721" w:rsidR="001A5D40" w:rsidRPr="008F69B4" w:rsidRDefault="001A5D40" w:rsidP="00FF73D9">
            <w:pPr>
              <w:cnfStyle w:val="000000000000" w:firstRow="0" w:lastRow="0" w:firstColumn="0" w:lastColumn="0" w:oddVBand="0" w:evenVBand="0" w:oddHBand="0" w:evenHBand="0" w:firstRowFirstColumn="0" w:firstRowLastColumn="0" w:lastRowFirstColumn="0" w:lastRowLastColumn="0"/>
              <w:rPr>
                <w:rFonts w:cstheme="minorHAnsi"/>
              </w:rPr>
            </w:pPr>
          </w:p>
        </w:tc>
      </w:tr>
    </w:tbl>
    <w:p w14:paraId="026FBC54" w14:textId="77777777" w:rsidR="001A5D40" w:rsidRDefault="001A5D40" w:rsidP="001A5D40">
      <w:pPr>
        <w:tabs>
          <w:tab w:val="num" w:pos="1008"/>
        </w:tabs>
        <w:spacing w:before="60" w:after="60" w:line="240" w:lineRule="auto"/>
        <w:jc w:val="both"/>
        <w:rPr>
          <w:rFonts w:eastAsiaTheme="majorEastAsia" w:cstheme="minorHAnsi"/>
          <w:szCs w:val="28"/>
        </w:rPr>
      </w:pPr>
    </w:p>
    <w:p w14:paraId="1398989E" w14:textId="77777777" w:rsidR="001A5D40" w:rsidRDefault="001A5D40" w:rsidP="001A5D40">
      <w:pPr>
        <w:tabs>
          <w:tab w:val="num" w:pos="1008"/>
        </w:tabs>
        <w:spacing w:before="60" w:after="60" w:line="240" w:lineRule="auto"/>
        <w:jc w:val="both"/>
        <w:rPr>
          <w:rFonts w:eastAsiaTheme="majorEastAsia" w:cstheme="minorHAnsi"/>
          <w:szCs w:val="28"/>
        </w:rPr>
      </w:pPr>
    </w:p>
    <w:p w14:paraId="60239E6B" w14:textId="77777777" w:rsidR="001A5D40" w:rsidRPr="00007D39" w:rsidRDefault="001A5D40" w:rsidP="001A5D40">
      <w:pPr>
        <w:tabs>
          <w:tab w:val="num" w:pos="1008"/>
        </w:tabs>
        <w:spacing w:before="60" w:after="60" w:line="240" w:lineRule="auto"/>
        <w:jc w:val="both"/>
        <w:rPr>
          <w:rFonts w:eastAsiaTheme="majorEastAsia" w:cstheme="minorHAnsi"/>
          <w:b/>
          <w:bCs/>
          <w:szCs w:val="28"/>
          <w:u w:val="single"/>
        </w:rPr>
      </w:pPr>
      <w:r w:rsidRPr="00007D39">
        <w:rPr>
          <w:rFonts w:eastAsiaTheme="majorEastAsia" w:cstheme="minorHAnsi"/>
          <w:b/>
          <w:bCs/>
          <w:szCs w:val="28"/>
          <w:u w:val="single"/>
        </w:rPr>
        <w:t>Request parameters</w:t>
      </w:r>
    </w:p>
    <w:tbl>
      <w:tblPr>
        <w:tblStyle w:val="GridTable1Light-Accent11"/>
        <w:tblW w:w="13050" w:type="dxa"/>
        <w:tblLayout w:type="fixed"/>
        <w:tblLook w:val="04A0" w:firstRow="1" w:lastRow="0" w:firstColumn="1" w:lastColumn="0" w:noHBand="0" w:noVBand="1"/>
      </w:tblPr>
      <w:tblGrid>
        <w:gridCol w:w="5058"/>
        <w:gridCol w:w="2250"/>
        <w:gridCol w:w="1260"/>
        <w:gridCol w:w="630"/>
        <w:gridCol w:w="3852"/>
      </w:tblGrid>
      <w:tr w:rsidR="001A5D40" w:rsidRPr="00757DFE" w14:paraId="3CCB27B8" w14:textId="77777777" w:rsidTr="00FF73D9">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5058" w:type="dxa"/>
            <w:tcBorders>
              <w:left w:val="nil"/>
            </w:tcBorders>
            <w:shd w:val="clear" w:color="auto" w:fill="DEEAF6"/>
          </w:tcPr>
          <w:p w14:paraId="5181687B" w14:textId="77777777" w:rsidR="001A5D40" w:rsidRPr="00757DFE" w:rsidRDefault="001A5D40" w:rsidP="00FF73D9">
            <w:pPr>
              <w:jc w:val="center"/>
              <w:rPr>
                <w:rFonts w:cstheme="minorHAnsi"/>
                <w:b w:val="0"/>
                <w:bCs w:val="0"/>
              </w:rPr>
            </w:pPr>
            <w:r w:rsidRPr="00757DFE">
              <w:rPr>
                <w:rFonts w:cstheme="minorHAnsi"/>
                <w:b w:val="0"/>
                <w:bCs w:val="0"/>
              </w:rPr>
              <w:t>IFX SOAP Element</w:t>
            </w:r>
          </w:p>
        </w:tc>
        <w:tc>
          <w:tcPr>
            <w:tcW w:w="2250" w:type="dxa"/>
            <w:tcBorders>
              <w:left w:val="nil"/>
            </w:tcBorders>
            <w:shd w:val="clear" w:color="auto" w:fill="DEEAF6"/>
          </w:tcPr>
          <w:p w14:paraId="6C9208F4" w14:textId="77777777" w:rsidR="001A5D40" w:rsidRPr="00757DFE" w:rsidRDefault="001A5D40" w:rsidP="00FF73D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757DFE">
              <w:rPr>
                <w:rFonts w:cstheme="minorHAnsi"/>
                <w:b w:val="0"/>
                <w:bCs w:val="0"/>
              </w:rPr>
              <w:t>Rest (JSON) Element</w:t>
            </w:r>
          </w:p>
        </w:tc>
        <w:tc>
          <w:tcPr>
            <w:tcW w:w="1260" w:type="dxa"/>
            <w:shd w:val="clear" w:color="auto" w:fill="DEEAF6"/>
          </w:tcPr>
          <w:p w14:paraId="396E636A" w14:textId="77777777" w:rsidR="001A5D40" w:rsidRPr="00757DFE" w:rsidRDefault="001A5D40" w:rsidP="00FF73D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757DFE">
              <w:rPr>
                <w:rFonts w:cstheme="minorHAnsi"/>
                <w:b w:val="0"/>
                <w:bCs w:val="0"/>
              </w:rPr>
              <w:t>Data Type</w:t>
            </w:r>
          </w:p>
        </w:tc>
        <w:tc>
          <w:tcPr>
            <w:tcW w:w="630" w:type="dxa"/>
            <w:shd w:val="clear" w:color="auto" w:fill="DEEAF6"/>
          </w:tcPr>
          <w:p w14:paraId="5AE8AD34" w14:textId="77777777" w:rsidR="001A5D40" w:rsidRPr="00757DFE" w:rsidRDefault="001A5D40" w:rsidP="00FF73D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757DFE">
              <w:rPr>
                <w:rFonts w:cstheme="minorHAnsi"/>
                <w:b w:val="0"/>
                <w:bCs w:val="0"/>
              </w:rPr>
              <w:t>C</w:t>
            </w:r>
          </w:p>
        </w:tc>
        <w:tc>
          <w:tcPr>
            <w:tcW w:w="3852" w:type="dxa"/>
            <w:tcBorders>
              <w:right w:val="nil"/>
            </w:tcBorders>
            <w:shd w:val="clear" w:color="auto" w:fill="DEEAF6"/>
          </w:tcPr>
          <w:p w14:paraId="2B49799C" w14:textId="77777777" w:rsidR="001A5D40" w:rsidRPr="00757DFE" w:rsidRDefault="001A5D40" w:rsidP="00FF73D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757DFE">
              <w:rPr>
                <w:rFonts w:cstheme="minorHAnsi"/>
                <w:b w:val="0"/>
                <w:bCs w:val="0"/>
              </w:rPr>
              <w:t>Description</w:t>
            </w:r>
          </w:p>
        </w:tc>
      </w:tr>
      <w:tr w:rsidR="001A5D40" w:rsidRPr="00757DFE" w14:paraId="44E60BFA" w14:textId="77777777" w:rsidTr="00FF73D9">
        <w:trPr>
          <w:trHeight w:val="50"/>
        </w:trPr>
        <w:tc>
          <w:tcPr>
            <w:cnfStyle w:val="001000000000" w:firstRow="0" w:lastRow="0" w:firstColumn="1" w:lastColumn="0" w:oddVBand="0" w:evenVBand="0" w:oddHBand="0" w:evenHBand="0" w:firstRowFirstColumn="0" w:firstRowLastColumn="0" w:lastRowFirstColumn="0" w:lastRowLastColumn="0"/>
            <w:tcW w:w="5058" w:type="dxa"/>
            <w:tcBorders>
              <w:left w:val="nil"/>
            </w:tcBorders>
          </w:tcPr>
          <w:p w14:paraId="58BF93B6" w14:textId="77777777" w:rsidR="001A5D40" w:rsidRPr="00757DFE" w:rsidRDefault="001A5D40" w:rsidP="00FF73D9">
            <w:pPr>
              <w:rPr>
                <w:rFonts w:cstheme="minorHAnsi"/>
                <w:b w:val="0"/>
                <w:bCs w:val="0"/>
              </w:rPr>
            </w:pPr>
            <w:r w:rsidRPr="00757DFE">
              <w:rPr>
                <w:rFonts w:cstheme="minorHAnsi"/>
                <w:b w:val="0"/>
                <w:bCs w:val="0"/>
              </w:rPr>
              <w:t>Fawry/</w:t>
            </w:r>
            <w:proofErr w:type="spellStart"/>
            <w:r w:rsidRPr="00757DFE">
              <w:rPr>
                <w:rFonts w:cstheme="minorHAnsi"/>
                <w:b w:val="0"/>
                <w:bCs w:val="0"/>
              </w:rPr>
              <w:t>SignonRq</w:t>
            </w:r>
            <w:proofErr w:type="spellEnd"/>
            <w:r w:rsidRPr="00757DFE">
              <w:rPr>
                <w:rFonts w:cstheme="minorHAnsi"/>
                <w:b w:val="0"/>
                <w:bCs w:val="0"/>
              </w:rPr>
              <w:t>/</w:t>
            </w:r>
            <w:proofErr w:type="spellStart"/>
            <w:r w:rsidRPr="00757DFE">
              <w:rPr>
                <w:rFonts w:cstheme="minorHAnsi"/>
                <w:b w:val="0"/>
                <w:bCs w:val="0"/>
              </w:rPr>
              <w:t>SignonProfile</w:t>
            </w:r>
            <w:proofErr w:type="spellEnd"/>
            <w:r w:rsidRPr="00757DFE">
              <w:rPr>
                <w:rFonts w:cstheme="minorHAnsi"/>
                <w:b w:val="0"/>
                <w:bCs w:val="0"/>
              </w:rPr>
              <w:t>/</w:t>
            </w:r>
            <w:proofErr w:type="spellStart"/>
            <w:r w:rsidRPr="00757DFE">
              <w:rPr>
                <w:rFonts w:cstheme="minorHAnsi"/>
                <w:b w:val="0"/>
                <w:bCs w:val="0"/>
              </w:rPr>
              <w:t>MsgCode</w:t>
            </w:r>
            <w:proofErr w:type="spellEnd"/>
          </w:p>
        </w:tc>
        <w:tc>
          <w:tcPr>
            <w:tcW w:w="2250" w:type="dxa"/>
            <w:tcBorders>
              <w:left w:val="nil"/>
            </w:tcBorders>
          </w:tcPr>
          <w:p w14:paraId="48928D1A" w14:textId="77777777" w:rsidR="001A5D40" w:rsidRPr="00757DFE" w:rsidRDefault="001A5D40" w:rsidP="00FF73D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60" w:type="dxa"/>
          </w:tcPr>
          <w:p w14:paraId="393BEC12" w14:textId="77777777" w:rsidR="001A5D40" w:rsidRPr="00757DFE" w:rsidRDefault="001A5D40" w:rsidP="00FF73D9">
            <w:pPr>
              <w:cnfStyle w:val="000000000000" w:firstRow="0" w:lastRow="0" w:firstColumn="0" w:lastColumn="0" w:oddVBand="0" w:evenVBand="0" w:oddHBand="0" w:evenHBand="0" w:firstRowFirstColumn="0" w:firstRowLastColumn="0" w:lastRowFirstColumn="0" w:lastRowLastColumn="0"/>
              <w:rPr>
                <w:rFonts w:cstheme="minorHAnsi"/>
              </w:rPr>
            </w:pPr>
          </w:p>
        </w:tc>
        <w:tc>
          <w:tcPr>
            <w:tcW w:w="630" w:type="dxa"/>
          </w:tcPr>
          <w:p w14:paraId="4ADC4F45" w14:textId="77777777" w:rsidR="001A5D40" w:rsidRPr="00757DFE" w:rsidRDefault="001A5D40" w:rsidP="00FF73D9">
            <w:pPr>
              <w:cnfStyle w:val="000000000000" w:firstRow="0" w:lastRow="0" w:firstColumn="0" w:lastColumn="0" w:oddVBand="0" w:evenVBand="0" w:oddHBand="0" w:evenHBand="0" w:firstRowFirstColumn="0" w:firstRowLastColumn="0" w:lastRowFirstColumn="0" w:lastRowLastColumn="0"/>
              <w:rPr>
                <w:rFonts w:cstheme="minorHAnsi"/>
              </w:rPr>
            </w:pPr>
          </w:p>
        </w:tc>
        <w:tc>
          <w:tcPr>
            <w:tcW w:w="3852" w:type="dxa"/>
            <w:tcBorders>
              <w:right w:val="nil"/>
            </w:tcBorders>
          </w:tcPr>
          <w:p w14:paraId="00D9F704" w14:textId="3B83FD4C" w:rsidR="001A5D40" w:rsidRPr="00757DFE" w:rsidRDefault="001A5D40" w:rsidP="00FF73D9">
            <w:pPr>
              <w:cnfStyle w:val="000000000000" w:firstRow="0" w:lastRow="0" w:firstColumn="0" w:lastColumn="0" w:oddVBand="0" w:evenVBand="0" w:oddHBand="0" w:evenHBand="0" w:firstRowFirstColumn="0" w:firstRowLastColumn="0" w:lastRowFirstColumn="0" w:lastRowLastColumn="0"/>
              <w:rPr>
                <w:rFonts w:cstheme="minorHAnsi"/>
              </w:rPr>
            </w:pPr>
            <w:r w:rsidRPr="00757DFE">
              <w:rPr>
                <w:rFonts w:cstheme="minorHAnsi"/>
              </w:rPr>
              <w:t>“</w:t>
            </w:r>
            <w:proofErr w:type="spellStart"/>
            <w:r w:rsidR="00F746CA">
              <w:rPr>
                <w:rFonts w:cstheme="minorHAnsi"/>
              </w:rPr>
              <w:t>DebitAddRq</w:t>
            </w:r>
            <w:proofErr w:type="spellEnd"/>
            <w:r w:rsidRPr="00757DFE">
              <w:rPr>
                <w:rFonts w:cstheme="minorHAnsi"/>
              </w:rPr>
              <w:t>”</w:t>
            </w:r>
          </w:p>
        </w:tc>
      </w:tr>
      <w:tr w:rsidR="001A5D40" w:rsidRPr="00757DFE" w14:paraId="2CADCA1A" w14:textId="77777777" w:rsidTr="00FF73D9">
        <w:trPr>
          <w:trHeight w:val="50"/>
        </w:trPr>
        <w:tc>
          <w:tcPr>
            <w:cnfStyle w:val="001000000000" w:firstRow="0" w:lastRow="0" w:firstColumn="1" w:lastColumn="0" w:oddVBand="0" w:evenVBand="0" w:oddHBand="0" w:evenHBand="0" w:firstRowFirstColumn="0" w:firstRowLastColumn="0" w:lastRowFirstColumn="0" w:lastRowLastColumn="0"/>
            <w:tcW w:w="5058" w:type="dxa"/>
            <w:tcBorders>
              <w:left w:val="nil"/>
            </w:tcBorders>
          </w:tcPr>
          <w:p w14:paraId="48664026" w14:textId="1D3544F6" w:rsidR="001A5D40" w:rsidRPr="00793C54" w:rsidRDefault="00261D66" w:rsidP="00FF73D9">
            <w:pPr>
              <w:rPr>
                <w:b w:val="0"/>
                <w:bCs w:val="0"/>
              </w:rPr>
            </w:pPr>
            <w:r w:rsidRPr="00261D66">
              <w:rPr>
                <w:b w:val="0"/>
                <w:bCs w:val="0"/>
              </w:rPr>
              <w:t>Fawry/</w:t>
            </w:r>
            <w:proofErr w:type="spellStart"/>
            <w:r w:rsidRPr="00261D66">
              <w:rPr>
                <w:b w:val="0"/>
                <w:bCs w:val="0"/>
              </w:rPr>
              <w:t>BankSvcRq</w:t>
            </w:r>
            <w:proofErr w:type="spellEnd"/>
            <w:r w:rsidRPr="00261D66">
              <w:rPr>
                <w:b w:val="0"/>
                <w:bCs w:val="0"/>
              </w:rPr>
              <w:t>/</w:t>
            </w:r>
            <w:proofErr w:type="spellStart"/>
            <w:r w:rsidRPr="00261D66">
              <w:rPr>
                <w:b w:val="0"/>
                <w:bCs w:val="0"/>
              </w:rPr>
              <w:t>MsgRqHdr</w:t>
            </w:r>
            <w:proofErr w:type="spellEnd"/>
            <w:r w:rsidRPr="00261D66">
              <w:rPr>
                <w:b w:val="0"/>
                <w:bCs w:val="0"/>
              </w:rPr>
              <w:t>/</w:t>
            </w:r>
            <w:proofErr w:type="spellStart"/>
            <w:r w:rsidRPr="00261D66">
              <w:rPr>
                <w:b w:val="0"/>
                <w:bCs w:val="0"/>
              </w:rPr>
              <w:t>CustomProperties</w:t>
            </w:r>
            <w:proofErr w:type="spellEnd"/>
            <w:r w:rsidRPr="00261D66">
              <w:rPr>
                <w:b w:val="0"/>
                <w:bCs w:val="0"/>
              </w:rPr>
              <w:t>/</w:t>
            </w:r>
            <w:proofErr w:type="spellStart"/>
            <w:r w:rsidRPr="00261D66">
              <w:rPr>
                <w:b w:val="0"/>
                <w:bCs w:val="0"/>
              </w:rPr>
              <w:t>CustomProperty</w:t>
            </w:r>
            <w:proofErr w:type="spellEnd"/>
            <w:r w:rsidRPr="00261D66">
              <w:rPr>
                <w:b w:val="0"/>
                <w:bCs w:val="0"/>
              </w:rPr>
              <w:t>/Value</w:t>
            </w:r>
            <w:r w:rsidR="001A5D40" w:rsidRPr="00793C54">
              <w:rPr>
                <w:b w:val="0"/>
                <w:bCs w:val="0"/>
              </w:rPr>
              <w:t>; Where &lt;Key&gt; = “</w:t>
            </w:r>
            <w:proofErr w:type="spellStart"/>
            <w:r w:rsidR="001A5D40">
              <w:t>Souhoola_TrxId</w:t>
            </w:r>
            <w:proofErr w:type="spellEnd"/>
            <w:r w:rsidR="001A5D40" w:rsidRPr="00793C54">
              <w:rPr>
                <w:b w:val="0"/>
                <w:bCs w:val="0"/>
              </w:rPr>
              <w:t>”</w:t>
            </w:r>
          </w:p>
          <w:p w14:paraId="15B7DE4E" w14:textId="77777777" w:rsidR="001A5D40" w:rsidRPr="00757DFE" w:rsidRDefault="001A5D40" w:rsidP="00FF73D9">
            <w:pPr>
              <w:rPr>
                <w:rFonts w:cstheme="minorHAnsi"/>
                <w:b w:val="0"/>
                <w:bCs w:val="0"/>
              </w:rPr>
            </w:pPr>
          </w:p>
        </w:tc>
        <w:tc>
          <w:tcPr>
            <w:tcW w:w="2250" w:type="dxa"/>
            <w:tcBorders>
              <w:left w:val="nil"/>
            </w:tcBorders>
          </w:tcPr>
          <w:p w14:paraId="49D80A69" w14:textId="3A56586C" w:rsidR="001A5D40" w:rsidRPr="00757DFE" w:rsidRDefault="00F746CA" w:rsidP="00FF73D9">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F746CA">
              <w:t>TransactionID</w:t>
            </w:r>
            <w:proofErr w:type="spellEnd"/>
          </w:p>
        </w:tc>
        <w:tc>
          <w:tcPr>
            <w:tcW w:w="1260" w:type="dxa"/>
          </w:tcPr>
          <w:p w14:paraId="00144134" w14:textId="77777777" w:rsidR="001A5D40" w:rsidRPr="00757DFE" w:rsidRDefault="001A5D40" w:rsidP="00FF73D9">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Int</w:t>
            </w:r>
          </w:p>
        </w:tc>
        <w:tc>
          <w:tcPr>
            <w:tcW w:w="630" w:type="dxa"/>
          </w:tcPr>
          <w:p w14:paraId="24162050" w14:textId="77777777" w:rsidR="001A5D40" w:rsidRPr="00757DFE" w:rsidRDefault="001A5D40" w:rsidP="00FF73D9">
            <w:pPr>
              <w:cnfStyle w:val="000000000000" w:firstRow="0" w:lastRow="0" w:firstColumn="0" w:lastColumn="0" w:oddVBand="0" w:evenVBand="0" w:oddHBand="0" w:evenHBand="0" w:firstRowFirstColumn="0" w:firstRowLastColumn="0" w:lastRowFirstColumn="0" w:lastRowLastColumn="0"/>
              <w:rPr>
                <w:rFonts w:cstheme="minorHAnsi"/>
              </w:rPr>
            </w:pPr>
            <w:r w:rsidRPr="001A738F">
              <w:rPr>
                <w:rFonts w:cstheme="minorHAnsi"/>
              </w:rPr>
              <w:t>1</w:t>
            </w:r>
          </w:p>
        </w:tc>
        <w:tc>
          <w:tcPr>
            <w:tcW w:w="3852" w:type="dxa"/>
            <w:tcBorders>
              <w:right w:val="nil"/>
            </w:tcBorders>
          </w:tcPr>
          <w:p w14:paraId="7FE26E48" w14:textId="3D36851F" w:rsidR="001A5D40" w:rsidRPr="00B83155" w:rsidRDefault="00F746CA" w:rsidP="00FF73D9">
            <w:pPr>
              <w:shd w:val="clear" w:color="auto" w:fill="FFFFFE"/>
              <w:spacing w:line="270" w:lineRule="atLeast"/>
              <w:cnfStyle w:val="000000000000" w:firstRow="0" w:lastRow="0" w:firstColumn="0" w:lastColumn="0" w:oddVBand="0" w:evenVBand="0" w:oddHBand="0" w:evenHBand="0" w:firstRowFirstColumn="0" w:firstRowLastColumn="0" w:lastRowFirstColumn="0" w:lastRowLastColumn="0"/>
              <w:rPr>
                <w:rFonts w:ascii="Consolas" w:eastAsia="Times New Roman" w:hAnsi="Consolas" w:cs="Times New Roman"/>
                <w:color w:val="000000"/>
                <w:sz w:val="18"/>
                <w:szCs w:val="18"/>
              </w:rPr>
            </w:pPr>
            <w:r w:rsidRPr="00F746CA">
              <w:rPr>
                <w:rFonts w:cstheme="minorHAnsi"/>
              </w:rPr>
              <w:t>URL parameter</w:t>
            </w:r>
          </w:p>
        </w:tc>
      </w:tr>
    </w:tbl>
    <w:p w14:paraId="215A749A" w14:textId="75FCE73C" w:rsidR="001A5D40" w:rsidRDefault="001A5D40" w:rsidP="001A5D40">
      <w:pPr>
        <w:tabs>
          <w:tab w:val="num" w:pos="1008"/>
        </w:tabs>
        <w:spacing w:before="60" w:after="60" w:line="240" w:lineRule="auto"/>
        <w:jc w:val="both"/>
        <w:rPr>
          <w:rFonts w:eastAsiaTheme="majorEastAsia" w:cstheme="minorHAnsi"/>
          <w:szCs w:val="28"/>
        </w:rPr>
      </w:pPr>
    </w:p>
    <w:p w14:paraId="023FDDD7" w14:textId="672E2A17" w:rsidR="00261D66" w:rsidRDefault="00261D66" w:rsidP="001A5D40">
      <w:pPr>
        <w:tabs>
          <w:tab w:val="num" w:pos="1008"/>
        </w:tabs>
        <w:spacing w:before="60" w:after="60" w:line="240" w:lineRule="auto"/>
        <w:jc w:val="both"/>
        <w:rPr>
          <w:rFonts w:eastAsiaTheme="majorEastAsia" w:cstheme="minorHAnsi"/>
          <w:szCs w:val="28"/>
        </w:rPr>
      </w:pPr>
    </w:p>
    <w:p w14:paraId="71119BE8" w14:textId="77777777" w:rsidR="00261D66" w:rsidRPr="00757DFE" w:rsidRDefault="00261D66" w:rsidP="001A5D40">
      <w:pPr>
        <w:tabs>
          <w:tab w:val="num" w:pos="1008"/>
        </w:tabs>
        <w:spacing w:before="60" w:after="60" w:line="240" w:lineRule="auto"/>
        <w:jc w:val="both"/>
        <w:rPr>
          <w:rFonts w:eastAsiaTheme="majorEastAsia" w:cstheme="minorHAnsi"/>
          <w:szCs w:val="28"/>
        </w:rPr>
      </w:pPr>
    </w:p>
    <w:p w14:paraId="26380A25" w14:textId="77777777" w:rsidR="001A5D40" w:rsidRDefault="001A5D40" w:rsidP="001A5D40">
      <w:pPr>
        <w:pStyle w:val="Heading4"/>
      </w:pPr>
      <w:bookmarkStart w:id="21" w:name="_Toc128499457"/>
      <w:r w:rsidRPr="00757DFE">
        <w:t>Request Sample</w:t>
      </w:r>
      <w:bookmarkEnd w:id="21"/>
    </w:p>
    <w:tbl>
      <w:tblPr>
        <w:tblStyle w:val="GridTable1Light-Accent51"/>
        <w:tblW w:w="0" w:type="auto"/>
        <w:tblLook w:val="04A0" w:firstRow="1" w:lastRow="0" w:firstColumn="1" w:lastColumn="0" w:noHBand="0" w:noVBand="1"/>
      </w:tblPr>
      <w:tblGrid>
        <w:gridCol w:w="12950"/>
      </w:tblGrid>
      <w:tr w:rsidR="001A5D40" w14:paraId="7DE06424" w14:textId="77777777" w:rsidTr="00FF73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0" w:type="dxa"/>
          </w:tcPr>
          <w:p w14:paraId="3C868DE3" w14:textId="77777777" w:rsidR="00F746CA" w:rsidRPr="00F746CA" w:rsidRDefault="00F746CA" w:rsidP="00F746CA">
            <w:pPr>
              <w:shd w:val="clear" w:color="auto" w:fill="FFFFFE"/>
              <w:spacing w:line="270" w:lineRule="atLeast"/>
              <w:rPr>
                <w:rFonts w:ascii="Courier New" w:eastAsia="Times New Roman" w:hAnsi="Courier New" w:cs="Courier New"/>
                <w:color w:val="000000"/>
                <w:sz w:val="18"/>
                <w:szCs w:val="18"/>
              </w:rPr>
            </w:pPr>
            <w:r w:rsidRPr="00F746CA">
              <w:rPr>
                <w:rFonts w:ascii="Courier New" w:eastAsia="Times New Roman" w:hAnsi="Courier New" w:cs="Courier New"/>
                <w:color w:val="000000"/>
                <w:sz w:val="18"/>
                <w:szCs w:val="18"/>
              </w:rPr>
              <w:t>curl --location </w:t>
            </w:r>
            <w:r w:rsidRPr="00F746CA">
              <w:rPr>
                <w:rFonts w:ascii="Courier New" w:eastAsia="Times New Roman" w:hAnsi="Courier New" w:cs="Courier New"/>
                <w:color w:val="2A00FF"/>
                <w:sz w:val="18"/>
                <w:szCs w:val="18"/>
              </w:rPr>
              <w:t>'https://checkoutdev.souhoola.org/api/Checkout/CheckBooked?TransactionID=5064'</w:t>
            </w:r>
            <w:r w:rsidRPr="00F746CA">
              <w:rPr>
                <w:rFonts w:ascii="Courier New" w:eastAsia="Times New Roman" w:hAnsi="Courier New" w:cs="Courier New"/>
                <w:color w:val="000000"/>
                <w:sz w:val="18"/>
                <w:szCs w:val="18"/>
              </w:rPr>
              <w:t> \</w:t>
            </w:r>
          </w:p>
          <w:p w14:paraId="10FE1F19" w14:textId="77777777" w:rsidR="00F746CA" w:rsidRPr="00F746CA" w:rsidRDefault="00F746CA" w:rsidP="00F746CA">
            <w:pPr>
              <w:shd w:val="clear" w:color="auto" w:fill="FFFFFE"/>
              <w:spacing w:line="270" w:lineRule="atLeast"/>
              <w:rPr>
                <w:rFonts w:ascii="Courier New" w:eastAsia="Times New Roman" w:hAnsi="Courier New" w:cs="Courier New"/>
                <w:color w:val="000000"/>
                <w:sz w:val="18"/>
                <w:szCs w:val="18"/>
              </w:rPr>
            </w:pPr>
            <w:r w:rsidRPr="00F746CA">
              <w:rPr>
                <w:rFonts w:ascii="Courier New" w:eastAsia="Times New Roman" w:hAnsi="Courier New" w:cs="Courier New"/>
                <w:color w:val="000000"/>
                <w:sz w:val="18"/>
                <w:szCs w:val="18"/>
              </w:rPr>
              <w:lastRenderedPageBreak/>
              <w:t>--header </w:t>
            </w:r>
            <w:r w:rsidRPr="00F746CA">
              <w:rPr>
                <w:rFonts w:ascii="Courier New" w:eastAsia="Times New Roman" w:hAnsi="Courier New" w:cs="Courier New"/>
                <w:color w:val="2A00FF"/>
                <w:sz w:val="18"/>
                <w:szCs w:val="18"/>
              </w:rPr>
              <w:t>'Authorization: Bearer eyJhbGciOiJIUzI1NiIsInR5cCI6IkpXVCJ9.eyJJRCI6IjQ4NzEiLCJOYXRpb25hbElEIjoiMjk0MDcwNzg4MDAxMjQiLCJQaG9uZSI6IjAxMDg4MDA4ODAwIiwibmJmIjoxNjc5NDAxNzQyLCJleHAiOjE2ODQ2NzIxNDIsImlhdCI6MTY3OTQwMTc0MiwiaXNzIjoiaHR0cHM6Ly9sb2NhbGhvc3Q6NTAwMSIsImF1ZCI6Imh0dHBzOi8vbG9jYWxob3N0OjUwMDEifQ.KBbXLG75StbxtPHPYB_3xixVwsDUNaCDseVfeqwrmQU'</w:t>
            </w:r>
          </w:p>
          <w:p w14:paraId="317558E7" w14:textId="77777777" w:rsidR="001A5D40" w:rsidRDefault="001A5D40" w:rsidP="00FF73D9">
            <w:pPr>
              <w:rPr>
                <w:rFonts w:eastAsiaTheme="majorEastAsia" w:cstheme="minorHAnsi"/>
                <w:b w:val="0"/>
                <w:bCs w:val="0"/>
                <w:color w:val="4F81BD" w:themeColor="accent1"/>
                <w:sz w:val="20"/>
                <w:szCs w:val="20"/>
              </w:rPr>
            </w:pPr>
          </w:p>
        </w:tc>
      </w:tr>
    </w:tbl>
    <w:p w14:paraId="20DB0574" w14:textId="77777777" w:rsidR="004703A9" w:rsidRPr="00AB5C8D" w:rsidRDefault="004703A9" w:rsidP="004703A9">
      <w:pPr>
        <w:tabs>
          <w:tab w:val="num" w:pos="1008"/>
        </w:tabs>
        <w:spacing w:before="60" w:after="60" w:line="240" w:lineRule="auto"/>
        <w:jc w:val="both"/>
        <w:rPr>
          <w:rFonts w:eastAsiaTheme="majorEastAsia" w:cstheme="minorHAnsi"/>
          <w:szCs w:val="28"/>
        </w:rPr>
      </w:pPr>
    </w:p>
    <w:p w14:paraId="0D6CF90D" w14:textId="385E38D1" w:rsidR="004703A9" w:rsidRPr="009223B5" w:rsidRDefault="00261D66" w:rsidP="00E74DF1">
      <w:pPr>
        <w:pStyle w:val="Heading3"/>
      </w:pPr>
      <w:bookmarkStart w:id="22" w:name="_Toc132070519"/>
      <w:r>
        <w:t>Check Booked</w:t>
      </w:r>
      <w:r w:rsidR="003769D5">
        <w:t xml:space="preserve"> Transaction</w:t>
      </w:r>
      <w:r w:rsidR="00B00900">
        <w:t xml:space="preserve"> </w:t>
      </w:r>
      <w:r w:rsidR="004703A9">
        <w:t>Response</w:t>
      </w:r>
      <w:bookmarkEnd w:id="22"/>
    </w:p>
    <w:p w14:paraId="0CC4C940" w14:textId="2260FADB" w:rsidR="00E620B8" w:rsidRPr="008912F6" w:rsidRDefault="004703A9" w:rsidP="008912F6">
      <w:pPr>
        <w:rPr>
          <w:rFonts w:cstheme="minorHAnsi"/>
        </w:rPr>
      </w:pPr>
      <w:r w:rsidRPr="000F50EB">
        <w:rPr>
          <w:rFonts w:cstheme="minorHAnsi"/>
        </w:rPr>
        <w:t xml:space="preserve">Adapter will receive the response from </w:t>
      </w:r>
      <w:proofErr w:type="spellStart"/>
      <w:r w:rsidR="00E531A3">
        <w:rPr>
          <w:rFonts w:cstheme="minorHAnsi"/>
        </w:rPr>
        <w:t>Souhoola</w:t>
      </w:r>
      <w:r>
        <w:rPr>
          <w:rFonts w:cstheme="minorHAnsi"/>
        </w:rPr>
        <w:t>’s</w:t>
      </w:r>
      <w:proofErr w:type="spellEnd"/>
      <w:r>
        <w:rPr>
          <w:rFonts w:cstheme="minorHAnsi"/>
        </w:rPr>
        <w:t xml:space="preserve"> </w:t>
      </w:r>
      <w:r w:rsidRPr="000F50EB">
        <w:rPr>
          <w:rFonts w:cstheme="minorHAnsi"/>
        </w:rPr>
        <w:t xml:space="preserve">System as </w:t>
      </w:r>
      <w:r>
        <w:rPr>
          <w:rFonts w:cstheme="minorHAnsi"/>
        </w:rPr>
        <w:t>JSON Response.</w:t>
      </w:r>
    </w:p>
    <w:tbl>
      <w:tblPr>
        <w:tblStyle w:val="GridTable1Light-Accent12"/>
        <w:tblW w:w="12960" w:type="dxa"/>
        <w:tblLayout w:type="fixed"/>
        <w:tblLook w:val="04A0" w:firstRow="1" w:lastRow="0" w:firstColumn="1" w:lastColumn="0" w:noHBand="0" w:noVBand="1"/>
      </w:tblPr>
      <w:tblGrid>
        <w:gridCol w:w="2828"/>
        <w:gridCol w:w="1330"/>
        <w:gridCol w:w="630"/>
        <w:gridCol w:w="5490"/>
        <w:gridCol w:w="2682"/>
      </w:tblGrid>
      <w:tr w:rsidR="008912F6" w:rsidRPr="00757DFE" w14:paraId="7C2366EC" w14:textId="77777777" w:rsidTr="00FF73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8" w:type="dxa"/>
            <w:tcBorders>
              <w:left w:val="nil"/>
            </w:tcBorders>
            <w:shd w:val="clear" w:color="auto" w:fill="DEEAF6"/>
          </w:tcPr>
          <w:p w14:paraId="27B26F94" w14:textId="77777777" w:rsidR="008912F6" w:rsidRPr="00757DFE" w:rsidRDefault="008912F6" w:rsidP="00FF73D9">
            <w:pPr>
              <w:jc w:val="center"/>
              <w:rPr>
                <w:rFonts w:cstheme="minorHAnsi"/>
                <w:b w:val="0"/>
                <w:bCs w:val="0"/>
              </w:rPr>
            </w:pPr>
            <w:r w:rsidRPr="00757DFE">
              <w:rPr>
                <w:rFonts w:cstheme="minorHAnsi"/>
                <w:b w:val="0"/>
                <w:bCs w:val="0"/>
              </w:rPr>
              <w:t>Rest (JSON) Element</w:t>
            </w:r>
          </w:p>
        </w:tc>
        <w:tc>
          <w:tcPr>
            <w:tcW w:w="1330" w:type="dxa"/>
            <w:shd w:val="clear" w:color="auto" w:fill="DEEAF6"/>
          </w:tcPr>
          <w:p w14:paraId="036F53A4" w14:textId="77777777" w:rsidR="008912F6" w:rsidRPr="00757DFE" w:rsidRDefault="008912F6" w:rsidP="00FF73D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757DFE">
              <w:rPr>
                <w:rFonts w:cstheme="minorHAnsi"/>
                <w:b w:val="0"/>
                <w:bCs w:val="0"/>
              </w:rPr>
              <w:t>Data Type</w:t>
            </w:r>
          </w:p>
        </w:tc>
        <w:tc>
          <w:tcPr>
            <w:tcW w:w="630" w:type="dxa"/>
            <w:shd w:val="clear" w:color="auto" w:fill="DEEAF6"/>
          </w:tcPr>
          <w:p w14:paraId="60E86A02" w14:textId="77777777" w:rsidR="008912F6" w:rsidRPr="00757DFE" w:rsidRDefault="008912F6" w:rsidP="00FF73D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757DFE">
              <w:rPr>
                <w:rFonts w:cstheme="minorHAnsi"/>
                <w:b w:val="0"/>
                <w:bCs w:val="0"/>
              </w:rPr>
              <w:t>C</w:t>
            </w:r>
          </w:p>
        </w:tc>
        <w:tc>
          <w:tcPr>
            <w:tcW w:w="5490" w:type="dxa"/>
            <w:shd w:val="clear" w:color="auto" w:fill="DEEAF6"/>
          </w:tcPr>
          <w:p w14:paraId="4F37A7BE" w14:textId="77777777" w:rsidR="008912F6" w:rsidRPr="00757DFE" w:rsidRDefault="008912F6" w:rsidP="00FF73D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757DFE">
              <w:rPr>
                <w:rFonts w:cstheme="minorHAnsi"/>
                <w:b w:val="0"/>
                <w:bCs w:val="0"/>
              </w:rPr>
              <w:t>IFX SOAP Element</w:t>
            </w:r>
          </w:p>
        </w:tc>
        <w:tc>
          <w:tcPr>
            <w:tcW w:w="2682" w:type="dxa"/>
            <w:tcBorders>
              <w:right w:val="nil"/>
            </w:tcBorders>
            <w:shd w:val="clear" w:color="auto" w:fill="DEEAF6"/>
          </w:tcPr>
          <w:p w14:paraId="252AF5C6" w14:textId="77777777" w:rsidR="008912F6" w:rsidRPr="00757DFE" w:rsidRDefault="008912F6" w:rsidP="00FF73D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757DFE">
              <w:rPr>
                <w:rFonts w:cstheme="minorHAnsi"/>
                <w:b w:val="0"/>
                <w:bCs w:val="0"/>
              </w:rPr>
              <w:t>Description</w:t>
            </w:r>
          </w:p>
        </w:tc>
      </w:tr>
      <w:tr w:rsidR="008912F6" w:rsidRPr="00757DFE" w14:paraId="5D9E6769" w14:textId="77777777" w:rsidTr="00FF73D9">
        <w:trPr>
          <w:trHeight w:val="321"/>
        </w:trPr>
        <w:tc>
          <w:tcPr>
            <w:cnfStyle w:val="001000000000" w:firstRow="0" w:lastRow="0" w:firstColumn="1" w:lastColumn="0" w:oddVBand="0" w:evenVBand="0" w:oddHBand="0" w:evenHBand="0" w:firstRowFirstColumn="0" w:firstRowLastColumn="0" w:lastRowFirstColumn="0" w:lastRowLastColumn="0"/>
            <w:tcW w:w="2828" w:type="dxa"/>
            <w:tcBorders>
              <w:left w:val="nil"/>
            </w:tcBorders>
          </w:tcPr>
          <w:p w14:paraId="75305C33" w14:textId="77777777" w:rsidR="008912F6" w:rsidRPr="00DD1C57" w:rsidRDefault="008912F6" w:rsidP="00FF73D9">
            <w:pPr>
              <w:rPr>
                <w:rFonts w:cstheme="minorHAnsi"/>
              </w:rPr>
            </w:pPr>
          </w:p>
        </w:tc>
        <w:tc>
          <w:tcPr>
            <w:tcW w:w="1330" w:type="dxa"/>
          </w:tcPr>
          <w:p w14:paraId="5B4E0317" w14:textId="77777777" w:rsidR="008912F6" w:rsidRPr="00757DFE" w:rsidRDefault="008912F6" w:rsidP="00FF73D9">
            <w:pPr>
              <w:cnfStyle w:val="000000000000" w:firstRow="0" w:lastRow="0" w:firstColumn="0" w:lastColumn="0" w:oddVBand="0" w:evenVBand="0" w:oddHBand="0" w:evenHBand="0" w:firstRowFirstColumn="0" w:firstRowLastColumn="0" w:lastRowFirstColumn="0" w:lastRowLastColumn="0"/>
              <w:rPr>
                <w:rFonts w:cstheme="minorHAnsi"/>
              </w:rPr>
            </w:pPr>
          </w:p>
        </w:tc>
        <w:tc>
          <w:tcPr>
            <w:tcW w:w="630" w:type="dxa"/>
          </w:tcPr>
          <w:p w14:paraId="5AD97F37" w14:textId="77777777" w:rsidR="008912F6" w:rsidRPr="00757DFE" w:rsidRDefault="008912F6" w:rsidP="00FF73D9">
            <w:pPr>
              <w:cnfStyle w:val="000000000000" w:firstRow="0" w:lastRow="0" w:firstColumn="0" w:lastColumn="0" w:oddVBand="0" w:evenVBand="0" w:oddHBand="0" w:evenHBand="0" w:firstRowFirstColumn="0" w:firstRowLastColumn="0" w:lastRowFirstColumn="0" w:lastRowLastColumn="0"/>
              <w:rPr>
                <w:rFonts w:cstheme="minorHAnsi"/>
              </w:rPr>
            </w:pPr>
          </w:p>
        </w:tc>
        <w:tc>
          <w:tcPr>
            <w:tcW w:w="5490" w:type="dxa"/>
          </w:tcPr>
          <w:p w14:paraId="64F25677" w14:textId="77777777" w:rsidR="008912F6" w:rsidRPr="00757DFE" w:rsidRDefault="008912F6" w:rsidP="00FF73D9">
            <w:pPr>
              <w:cnfStyle w:val="000000000000" w:firstRow="0" w:lastRow="0" w:firstColumn="0" w:lastColumn="0" w:oddVBand="0" w:evenVBand="0" w:oddHBand="0" w:evenHBand="0" w:firstRowFirstColumn="0" w:firstRowLastColumn="0" w:lastRowFirstColumn="0" w:lastRowLastColumn="0"/>
              <w:rPr>
                <w:rFonts w:cstheme="minorHAnsi"/>
              </w:rPr>
            </w:pPr>
            <w:r w:rsidRPr="00757DFE">
              <w:rPr>
                <w:rFonts w:cstheme="minorHAnsi"/>
              </w:rPr>
              <w:t>Fawry/</w:t>
            </w:r>
            <w:proofErr w:type="spellStart"/>
            <w:r w:rsidRPr="00757DFE">
              <w:rPr>
                <w:rFonts w:cstheme="minorHAnsi"/>
              </w:rPr>
              <w:t>SignonRs</w:t>
            </w:r>
            <w:proofErr w:type="spellEnd"/>
            <w:r w:rsidRPr="00757DFE">
              <w:rPr>
                <w:rFonts w:cstheme="minorHAnsi"/>
              </w:rPr>
              <w:t>/</w:t>
            </w:r>
            <w:proofErr w:type="spellStart"/>
            <w:r w:rsidRPr="00757DFE">
              <w:rPr>
                <w:rFonts w:cstheme="minorHAnsi"/>
              </w:rPr>
              <w:t>SignonProfile</w:t>
            </w:r>
            <w:proofErr w:type="spellEnd"/>
            <w:r w:rsidRPr="00757DFE">
              <w:rPr>
                <w:rFonts w:cstheme="minorHAnsi"/>
              </w:rPr>
              <w:t>/</w:t>
            </w:r>
            <w:proofErr w:type="spellStart"/>
            <w:r w:rsidRPr="00757DFE">
              <w:rPr>
                <w:rFonts w:cstheme="minorHAnsi"/>
              </w:rPr>
              <w:t>MsgCode</w:t>
            </w:r>
            <w:proofErr w:type="spellEnd"/>
          </w:p>
        </w:tc>
        <w:tc>
          <w:tcPr>
            <w:tcW w:w="2682" w:type="dxa"/>
            <w:tcBorders>
              <w:right w:val="nil"/>
            </w:tcBorders>
          </w:tcPr>
          <w:p w14:paraId="3FEC0C3D" w14:textId="7B91DBA4" w:rsidR="008912F6" w:rsidRPr="00757DFE" w:rsidRDefault="008912F6" w:rsidP="00FF73D9">
            <w:pPr>
              <w:cnfStyle w:val="000000000000" w:firstRow="0" w:lastRow="0" w:firstColumn="0" w:lastColumn="0" w:oddVBand="0" w:evenVBand="0" w:oddHBand="0" w:evenHBand="0" w:firstRowFirstColumn="0" w:firstRowLastColumn="0" w:lastRowFirstColumn="0" w:lastRowLastColumn="0"/>
              <w:rPr>
                <w:rFonts w:cstheme="minorHAnsi"/>
              </w:rPr>
            </w:pPr>
            <w:r w:rsidRPr="00757DFE">
              <w:rPr>
                <w:rFonts w:cstheme="minorHAnsi"/>
              </w:rPr>
              <w:t>“</w:t>
            </w:r>
            <w:proofErr w:type="spellStart"/>
            <w:r>
              <w:rPr>
                <w:rFonts w:cstheme="minorHAnsi"/>
              </w:rPr>
              <w:t>DebitAddRs</w:t>
            </w:r>
            <w:proofErr w:type="spellEnd"/>
            <w:r w:rsidRPr="00757DFE">
              <w:rPr>
                <w:rFonts w:cstheme="minorHAnsi"/>
              </w:rPr>
              <w:t>”</w:t>
            </w:r>
          </w:p>
        </w:tc>
      </w:tr>
      <w:tr w:rsidR="008912F6" w:rsidRPr="00757DFE" w14:paraId="50B0F73B" w14:textId="77777777" w:rsidTr="00FF73D9">
        <w:tc>
          <w:tcPr>
            <w:cnfStyle w:val="001000000000" w:firstRow="0" w:lastRow="0" w:firstColumn="1" w:lastColumn="0" w:oddVBand="0" w:evenVBand="0" w:oddHBand="0" w:evenHBand="0" w:firstRowFirstColumn="0" w:firstRowLastColumn="0" w:lastRowFirstColumn="0" w:lastRowLastColumn="0"/>
            <w:tcW w:w="2828" w:type="dxa"/>
            <w:tcBorders>
              <w:left w:val="nil"/>
            </w:tcBorders>
          </w:tcPr>
          <w:p w14:paraId="20F20C86" w14:textId="77777777" w:rsidR="008912F6" w:rsidRPr="008F035A" w:rsidRDefault="008912F6" w:rsidP="00FF73D9">
            <w:pPr>
              <w:rPr>
                <w:rFonts w:ascii="Consolas" w:eastAsia="Times New Roman" w:hAnsi="Consolas" w:cs="Times New Roman"/>
                <w:color w:val="A31515"/>
                <w:sz w:val="18"/>
                <w:szCs w:val="18"/>
              </w:rPr>
            </w:pPr>
            <w:proofErr w:type="spellStart"/>
            <w:r w:rsidRPr="0042046C">
              <w:rPr>
                <w:b w:val="0"/>
                <w:bCs w:val="0"/>
              </w:rPr>
              <w:t>isSuccess</w:t>
            </w:r>
            <w:proofErr w:type="spellEnd"/>
          </w:p>
        </w:tc>
        <w:tc>
          <w:tcPr>
            <w:tcW w:w="1330" w:type="dxa"/>
          </w:tcPr>
          <w:p w14:paraId="00D7414F" w14:textId="77777777" w:rsidR="008912F6" w:rsidRDefault="008912F6" w:rsidP="00FF73D9">
            <w:pPr>
              <w:cnfStyle w:val="000000000000" w:firstRow="0" w:lastRow="0" w:firstColumn="0" w:lastColumn="0" w:oddVBand="0" w:evenVBand="0" w:oddHBand="0" w:evenHBand="0" w:firstRowFirstColumn="0" w:firstRowLastColumn="0" w:lastRowFirstColumn="0" w:lastRowLastColumn="0"/>
              <w:rPr>
                <w:rFonts w:cstheme="minorHAnsi"/>
              </w:rPr>
            </w:pPr>
            <w:r>
              <w:t>Boolean</w:t>
            </w:r>
          </w:p>
        </w:tc>
        <w:tc>
          <w:tcPr>
            <w:tcW w:w="630" w:type="dxa"/>
          </w:tcPr>
          <w:p w14:paraId="5CF111E5" w14:textId="77777777" w:rsidR="008912F6" w:rsidRPr="00757DFE" w:rsidRDefault="008912F6" w:rsidP="00FF73D9">
            <w:pPr>
              <w:cnfStyle w:val="000000000000" w:firstRow="0" w:lastRow="0" w:firstColumn="0" w:lastColumn="0" w:oddVBand="0" w:evenVBand="0" w:oddHBand="0" w:evenHBand="0" w:firstRowFirstColumn="0" w:firstRowLastColumn="0" w:lastRowFirstColumn="0" w:lastRowLastColumn="0"/>
              <w:rPr>
                <w:rFonts w:cstheme="minorHAnsi"/>
              </w:rPr>
            </w:pPr>
            <w:r>
              <w:t>1</w:t>
            </w:r>
          </w:p>
        </w:tc>
        <w:tc>
          <w:tcPr>
            <w:tcW w:w="5490" w:type="dxa"/>
          </w:tcPr>
          <w:p w14:paraId="5B282DA0" w14:textId="77777777" w:rsidR="008912F6" w:rsidRDefault="008912F6" w:rsidP="008912F6">
            <w:pPr>
              <w:cnfStyle w:val="000000000000" w:firstRow="0" w:lastRow="0" w:firstColumn="0" w:lastColumn="0" w:oddVBand="0" w:evenVBand="0" w:oddHBand="0" w:evenHBand="0" w:firstRowFirstColumn="0" w:firstRowLastColumn="0" w:lastRowFirstColumn="0" w:lastRowLastColumn="0"/>
            </w:pPr>
            <w:r w:rsidRPr="00261D66">
              <w:t>Fawry/</w:t>
            </w:r>
            <w:proofErr w:type="spellStart"/>
            <w:r w:rsidRPr="00261D66">
              <w:t>BankSvcRs</w:t>
            </w:r>
            <w:proofErr w:type="spellEnd"/>
            <w:r w:rsidRPr="00261D66">
              <w:t>/Status/</w:t>
            </w:r>
            <w:proofErr w:type="spellStart"/>
            <w:r w:rsidRPr="00261D66">
              <w:t>StatusCode</w:t>
            </w:r>
            <w:proofErr w:type="spellEnd"/>
          </w:p>
          <w:p w14:paraId="1E8E1AB9" w14:textId="77777777" w:rsidR="008912F6" w:rsidRDefault="008912F6" w:rsidP="00FF73D9">
            <w:pPr>
              <w:cnfStyle w:val="000000000000" w:firstRow="0" w:lastRow="0" w:firstColumn="0" w:lastColumn="0" w:oddVBand="0" w:evenVBand="0" w:oddHBand="0" w:evenHBand="0" w:firstRowFirstColumn="0" w:firstRowLastColumn="0" w:lastRowFirstColumn="0" w:lastRowLastColumn="0"/>
            </w:pPr>
          </w:p>
          <w:p w14:paraId="4CA3FA1B" w14:textId="77777777" w:rsidR="008912F6" w:rsidRPr="00757DFE" w:rsidRDefault="008912F6" w:rsidP="00FF73D9">
            <w:pPr>
              <w:cnfStyle w:val="000000000000" w:firstRow="0" w:lastRow="0" w:firstColumn="0" w:lastColumn="0" w:oddVBand="0" w:evenVBand="0" w:oddHBand="0" w:evenHBand="0" w:firstRowFirstColumn="0" w:firstRowLastColumn="0" w:lastRowFirstColumn="0" w:lastRowLastColumn="0"/>
              <w:rPr>
                <w:rFonts w:cstheme="minorHAnsi"/>
              </w:rPr>
            </w:pPr>
          </w:p>
        </w:tc>
        <w:tc>
          <w:tcPr>
            <w:tcW w:w="2682" w:type="dxa"/>
            <w:tcBorders>
              <w:right w:val="nil"/>
            </w:tcBorders>
          </w:tcPr>
          <w:p w14:paraId="66118DB2" w14:textId="18B8ED38" w:rsidR="00BF4955" w:rsidRDefault="008912F6" w:rsidP="00FF73D9">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31515"/>
                <w:sz w:val="18"/>
                <w:szCs w:val="18"/>
              </w:rPr>
            </w:pPr>
            <w:r w:rsidRPr="00BC5A7F">
              <w:rPr>
                <w:b/>
                <w:bCs/>
              </w:rPr>
              <w:t>in case</w:t>
            </w:r>
            <w:r>
              <w:t xml:space="preserve"> </w:t>
            </w:r>
            <w:proofErr w:type="spellStart"/>
            <w:r w:rsidRPr="0042046C">
              <w:rPr>
                <w:u w:val="single"/>
              </w:rPr>
              <w:t>isSuccess</w:t>
            </w:r>
            <w:proofErr w:type="spellEnd"/>
            <w:r w:rsidRPr="0042046C">
              <w:rPr>
                <w:u w:val="single"/>
              </w:rPr>
              <w:t xml:space="preserve"> = true</w:t>
            </w:r>
            <w:r w:rsidR="00BF4955">
              <w:rPr>
                <w:u w:val="single"/>
              </w:rPr>
              <w:t xml:space="preserve"> and </w:t>
            </w:r>
            <w:proofErr w:type="spellStart"/>
            <w:r w:rsidR="00BF4955" w:rsidRPr="00A9032B">
              <w:rPr>
                <w:u w:val="single"/>
              </w:rPr>
              <w:t>loanBooked</w:t>
            </w:r>
            <w:proofErr w:type="spellEnd"/>
            <w:r w:rsidR="00BF4955">
              <w:rPr>
                <w:u w:val="single"/>
              </w:rPr>
              <w:t xml:space="preserve"> = true</w:t>
            </w:r>
          </w:p>
          <w:p w14:paraId="593BAB56" w14:textId="77777777" w:rsidR="003B7D8C" w:rsidRDefault="00BF4955" w:rsidP="003B7D8C">
            <w:pPr>
              <w:cnfStyle w:val="000000000000" w:firstRow="0" w:lastRow="0" w:firstColumn="0" w:lastColumn="0" w:oddVBand="0" w:evenVBand="0" w:oddHBand="0" w:evenHBand="0" w:firstRowFirstColumn="0" w:firstRowLastColumn="0" w:lastRowFirstColumn="0" w:lastRowLastColumn="0"/>
              <w:rPr>
                <w:ins w:id="23" w:author="Abdelrahman Magdy" w:date="2023-07-05T15:15:00Z"/>
              </w:rPr>
            </w:pPr>
            <w:r w:rsidRPr="00BF4955">
              <w:rPr>
                <w:b/>
                <w:bCs/>
              </w:rPr>
              <w:t>then</w:t>
            </w:r>
            <w:r>
              <w:rPr>
                <w:rFonts w:ascii="Courier New" w:eastAsia="Times New Roman" w:hAnsi="Courier New" w:cs="Courier New"/>
                <w:color w:val="A31515"/>
                <w:sz w:val="18"/>
                <w:szCs w:val="18"/>
              </w:rPr>
              <w:t xml:space="preserve"> </w:t>
            </w:r>
            <w:r w:rsidR="008912F6">
              <w:t xml:space="preserve">Adapter shall </w:t>
            </w:r>
            <w:r w:rsidR="008912F6" w:rsidRPr="00BC5A7F">
              <w:rPr>
                <w:b/>
                <w:bCs/>
              </w:rPr>
              <w:t>map</w:t>
            </w:r>
            <w:r w:rsidR="008912F6">
              <w:t xml:space="preserve"> it to “200” success,</w:t>
            </w:r>
            <w:ins w:id="24" w:author="Abdelrahman Magdy" w:date="2023-07-05T15:15:00Z">
              <w:r w:rsidR="003B7D8C">
                <w:t xml:space="preserve"> </w:t>
              </w:r>
              <w:r w:rsidR="003B7D8C">
                <w:t xml:space="preserve">and set </w:t>
              </w:r>
            </w:ins>
          </w:p>
          <w:p w14:paraId="6128DC9B" w14:textId="37E0F4CB" w:rsidR="003B7D8C" w:rsidRDefault="003B7D8C" w:rsidP="003B7D8C">
            <w:pPr>
              <w:cnfStyle w:val="000000000000" w:firstRow="0" w:lastRow="0" w:firstColumn="0" w:lastColumn="0" w:oddVBand="0" w:evenVBand="0" w:oddHBand="0" w:evenHBand="0" w:firstRowFirstColumn="0" w:firstRowLastColumn="0" w:lastRowFirstColumn="0" w:lastRowLastColumn="0"/>
              <w:rPr>
                <w:ins w:id="25" w:author="Abdelrahman Magdy" w:date="2023-07-05T15:15:00Z"/>
              </w:rPr>
            </w:pPr>
            <w:proofErr w:type="spellStart"/>
            <w:ins w:id="26" w:author="Abdelrahman Magdy" w:date="2023-07-05T15:15:00Z">
              <w:r>
                <w:t>purchaseApproved</w:t>
              </w:r>
              <w:proofErr w:type="spellEnd"/>
              <w:r>
                <w:t xml:space="preserve"> = </w:t>
              </w:r>
              <w:r>
                <w:t>true</w:t>
              </w:r>
            </w:ins>
          </w:p>
          <w:p w14:paraId="4926A060" w14:textId="2A494DD5" w:rsidR="00BF4955" w:rsidRDefault="00BF4955" w:rsidP="00FF73D9">
            <w:pPr>
              <w:cnfStyle w:val="000000000000" w:firstRow="0" w:lastRow="0" w:firstColumn="0" w:lastColumn="0" w:oddVBand="0" w:evenVBand="0" w:oddHBand="0" w:evenHBand="0" w:firstRowFirstColumn="0" w:firstRowLastColumn="0" w:lastRowFirstColumn="0" w:lastRowLastColumn="0"/>
            </w:pPr>
          </w:p>
          <w:p w14:paraId="5326619E" w14:textId="77777777" w:rsidR="00BF4955" w:rsidRDefault="00BF4955" w:rsidP="00FF73D9">
            <w:pPr>
              <w:cnfStyle w:val="000000000000" w:firstRow="0" w:lastRow="0" w:firstColumn="0" w:lastColumn="0" w:oddVBand="0" w:evenVBand="0" w:oddHBand="0" w:evenHBand="0" w:firstRowFirstColumn="0" w:firstRowLastColumn="0" w:lastRowFirstColumn="0" w:lastRowLastColumn="0"/>
            </w:pPr>
          </w:p>
          <w:p w14:paraId="289D6F36" w14:textId="77777777" w:rsidR="00BF4955" w:rsidRDefault="00BF4955" w:rsidP="00BF4955">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31515"/>
                <w:sz w:val="18"/>
                <w:szCs w:val="18"/>
              </w:rPr>
            </w:pPr>
            <w:r w:rsidRPr="00BC5A7F">
              <w:rPr>
                <w:b/>
                <w:bCs/>
              </w:rPr>
              <w:t>in case</w:t>
            </w:r>
            <w:r>
              <w:t xml:space="preserve"> </w:t>
            </w:r>
            <w:proofErr w:type="spellStart"/>
            <w:r w:rsidRPr="0042046C">
              <w:rPr>
                <w:u w:val="single"/>
              </w:rPr>
              <w:t>isSuccess</w:t>
            </w:r>
            <w:proofErr w:type="spellEnd"/>
            <w:r w:rsidRPr="0042046C">
              <w:rPr>
                <w:u w:val="single"/>
              </w:rPr>
              <w:t xml:space="preserve"> = true</w:t>
            </w:r>
            <w:r>
              <w:rPr>
                <w:u w:val="single"/>
              </w:rPr>
              <w:t xml:space="preserve"> and </w:t>
            </w:r>
            <w:proofErr w:type="spellStart"/>
            <w:r w:rsidRPr="00A9032B">
              <w:rPr>
                <w:u w:val="single"/>
              </w:rPr>
              <w:t>loanBooked</w:t>
            </w:r>
            <w:proofErr w:type="spellEnd"/>
            <w:r>
              <w:rPr>
                <w:u w:val="single"/>
              </w:rPr>
              <w:t xml:space="preserve"> = false</w:t>
            </w:r>
            <w:r>
              <w:rPr>
                <w:rFonts w:ascii="Courier New" w:eastAsia="Times New Roman" w:hAnsi="Courier New" w:cs="Courier New"/>
                <w:color w:val="A31515"/>
                <w:sz w:val="18"/>
                <w:szCs w:val="18"/>
              </w:rPr>
              <w:t xml:space="preserve"> </w:t>
            </w:r>
          </w:p>
          <w:p w14:paraId="7D58FF6B" w14:textId="06449B76" w:rsidR="00BF4955" w:rsidRDefault="00BF4955" w:rsidP="00BF4955">
            <w:pPr>
              <w:cnfStyle w:val="000000000000" w:firstRow="0" w:lastRow="0" w:firstColumn="0" w:lastColumn="0" w:oddVBand="0" w:evenVBand="0" w:oddHBand="0" w:evenHBand="0" w:firstRowFirstColumn="0" w:firstRowLastColumn="0" w:lastRowFirstColumn="0" w:lastRowLastColumn="0"/>
              <w:rPr>
                <w:ins w:id="27" w:author="Abdelrahman Magdy" w:date="2023-07-05T15:14:00Z"/>
              </w:rPr>
            </w:pPr>
            <w:r w:rsidRPr="00BF4955">
              <w:rPr>
                <w:b/>
                <w:bCs/>
              </w:rPr>
              <w:t>then</w:t>
            </w:r>
            <w:r>
              <w:rPr>
                <w:rFonts w:ascii="Courier New" w:eastAsia="Times New Roman" w:hAnsi="Courier New" w:cs="Courier New"/>
                <w:color w:val="A31515"/>
                <w:sz w:val="18"/>
                <w:szCs w:val="18"/>
              </w:rPr>
              <w:t xml:space="preserve"> </w:t>
            </w:r>
            <w:r>
              <w:t xml:space="preserve">Adapter shall </w:t>
            </w:r>
            <w:r w:rsidRPr="00BC5A7F">
              <w:rPr>
                <w:b/>
                <w:bCs/>
              </w:rPr>
              <w:t>map</w:t>
            </w:r>
            <w:r>
              <w:t xml:space="preserve"> it to configurable error code default [</w:t>
            </w:r>
            <w:ins w:id="28" w:author="Abdelrahman Magdy" w:date="2023-07-05T15:14:00Z">
              <w:r w:rsidR="003B7D8C">
                <w:t>200</w:t>
              </w:r>
            </w:ins>
            <w:r>
              <w:t>]</w:t>
            </w:r>
            <w:ins w:id="29" w:author="Abdelrahman Magdy" w:date="2023-07-05T15:14:00Z">
              <w:r w:rsidR="003B7D8C">
                <w:t xml:space="preserve"> and set </w:t>
              </w:r>
            </w:ins>
          </w:p>
          <w:p w14:paraId="33A66684" w14:textId="2662A862" w:rsidR="003B7D8C" w:rsidRDefault="003B7D8C" w:rsidP="00BF4955">
            <w:pPr>
              <w:cnfStyle w:val="000000000000" w:firstRow="0" w:lastRow="0" w:firstColumn="0" w:lastColumn="0" w:oddVBand="0" w:evenVBand="0" w:oddHBand="0" w:evenHBand="0" w:firstRowFirstColumn="0" w:firstRowLastColumn="0" w:lastRowFirstColumn="0" w:lastRowLastColumn="0"/>
            </w:pPr>
            <w:proofErr w:type="spellStart"/>
            <w:ins w:id="30" w:author="Abdelrahman Magdy" w:date="2023-07-05T15:15:00Z">
              <w:r>
                <w:t>purchaseApproved</w:t>
              </w:r>
              <w:proofErr w:type="spellEnd"/>
              <w:r>
                <w:t xml:space="preserve"> = false</w:t>
              </w:r>
            </w:ins>
          </w:p>
          <w:p w14:paraId="608EB08E" w14:textId="77777777" w:rsidR="00BF4955" w:rsidRDefault="00BF4955" w:rsidP="00FF73D9">
            <w:pPr>
              <w:cnfStyle w:val="000000000000" w:firstRow="0" w:lastRow="0" w:firstColumn="0" w:lastColumn="0" w:oddVBand="0" w:evenVBand="0" w:oddHBand="0" w:evenHBand="0" w:firstRowFirstColumn="0" w:firstRowLastColumn="0" w:lastRowFirstColumn="0" w:lastRowLastColumn="0"/>
            </w:pPr>
          </w:p>
          <w:p w14:paraId="02AE8541" w14:textId="77777777" w:rsidR="00BF4955" w:rsidRDefault="00BF4955" w:rsidP="00FF73D9">
            <w:pPr>
              <w:cnfStyle w:val="000000000000" w:firstRow="0" w:lastRow="0" w:firstColumn="0" w:lastColumn="0" w:oddVBand="0" w:evenVBand="0" w:oddHBand="0" w:evenHBand="0" w:firstRowFirstColumn="0" w:firstRowLastColumn="0" w:lastRowFirstColumn="0" w:lastRowLastColumn="0"/>
            </w:pPr>
          </w:p>
          <w:p w14:paraId="49BEC1EA" w14:textId="00DF791C" w:rsidR="008912F6" w:rsidRDefault="00BF4955" w:rsidP="00FF73D9">
            <w:pPr>
              <w:cnfStyle w:val="000000000000" w:firstRow="0" w:lastRow="0" w:firstColumn="0" w:lastColumn="0" w:oddVBand="0" w:evenVBand="0" w:oddHBand="0" w:evenHBand="0" w:firstRowFirstColumn="0" w:firstRowLastColumn="0" w:lastRowFirstColumn="0" w:lastRowLastColumn="0"/>
            </w:pPr>
            <w:r w:rsidRPr="00BC5A7F">
              <w:rPr>
                <w:b/>
                <w:bCs/>
              </w:rPr>
              <w:t>in case</w:t>
            </w:r>
            <w:r>
              <w:t xml:space="preserve"> </w:t>
            </w:r>
            <w:proofErr w:type="spellStart"/>
            <w:r w:rsidRPr="0042046C">
              <w:rPr>
                <w:u w:val="single"/>
              </w:rPr>
              <w:t>isSuccess</w:t>
            </w:r>
            <w:proofErr w:type="spellEnd"/>
            <w:r w:rsidRPr="0042046C">
              <w:rPr>
                <w:u w:val="single"/>
              </w:rPr>
              <w:t xml:space="preserve"> = </w:t>
            </w:r>
            <w:r>
              <w:rPr>
                <w:u w:val="single"/>
              </w:rPr>
              <w:t xml:space="preserve">false </w:t>
            </w:r>
            <w:r w:rsidRPr="00BF4955">
              <w:rPr>
                <w:b/>
                <w:bCs/>
              </w:rPr>
              <w:t>then</w:t>
            </w:r>
            <w:r>
              <w:rPr>
                <w:u w:val="single"/>
              </w:rPr>
              <w:t xml:space="preserve"> </w:t>
            </w:r>
            <w:r w:rsidR="008912F6">
              <w:t xml:space="preserve">adapter shall map the </w:t>
            </w:r>
            <w:proofErr w:type="gramStart"/>
            <w:r w:rsidR="008912F6">
              <w:t>error</w:t>
            </w:r>
            <w:proofErr w:type="gramEnd"/>
            <w:r w:rsidR="008912F6">
              <w:t xml:space="preserve"> code returned in “</w:t>
            </w:r>
            <w:r w:rsidR="008912F6" w:rsidRPr="0042046C">
              <w:t>errors/code</w:t>
            </w:r>
            <w:r w:rsidR="008912F6">
              <w:t>”</w:t>
            </w:r>
          </w:p>
          <w:p w14:paraId="3621FB43" w14:textId="77777777" w:rsidR="008912F6" w:rsidRPr="00757DFE" w:rsidRDefault="008912F6" w:rsidP="00FF73D9">
            <w:pPr>
              <w:cnfStyle w:val="000000000000" w:firstRow="0" w:lastRow="0" w:firstColumn="0" w:lastColumn="0" w:oddVBand="0" w:evenVBand="0" w:oddHBand="0" w:evenHBand="0" w:firstRowFirstColumn="0" w:firstRowLastColumn="0" w:lastRowFirstColumn="0" w:lastRowLastColumn="0"/>
              <w:rPr>
                <w:rFonts w:cstheme="minorHAnsi"/>
              </w:rPr>
            </w:pPr>
            <w:r>
              <w:t>please refer to error code mapping</w:t>
            </w:r>
          </w:p>
        </w:tc>
        <w:bookmarkStart w:id="31" w:name="_GoBack"/>
        <w:bookmarkEnd w:id="31"/>
      </w:tr>
      <w:tr w:rsidR="008912F6" w:rsidRPr="00757DFE" w14:paraId="24A3B805" w14:textId="77777777" w:rsidTr="00FF73D9">
        <w:tc>
          <w:tcPr>
            <w:cnfStyle w:val="001000000000" w:firstRow="0" w:lastRow="0" w:firstColumn="1" w:lastColumn="0" w:oddVBand="0" w:evenVBand="0" w:oddHBand="0" w:evenHBand="0" w:firstRowFirstColumn="0" w:firstRowLastColumn="0" w:lastRowFirstColumn="0" w:lastRowLastColumn="0"/>
            <w:tcW w:w="2828" w:type="dxa"/>
            <w:tcBorders>
              <w:left w:val="nil"/>
            </w:tcBorders>
          </w:tcPr>
          <w:p w14:paraId="30096D9F" w14:textId="77777777" w:rsidR="008912F6" w:rsidRPr="008F035A" w:rsidRDefault="008912F6" w:rsidP="00FF73D9">
            <w:pPr>
              <w:rPr>
                <w:rFonts w:ascii="Consolas" w:eastAsia="Times New Roman" w:hAnsi="Consolas" w:cs="Times New Roman"/>
                <w:color w:val="A31515"/>
                <w:sz w:val="18"/>
                <w:szCs w:val="18"/>
              </w:rPr>
            </w:pPr>
            <w:r w:rsidRPr="0042046C">
              <w:rPr>
                <w:b w:val="0"/>
                <w:bCs w:val="0"/>
              </w:rPr>
              <w:lastRenderedPageBreak/>
              <w:t>errors/code</w:t>
            </w:r>
          </w:p>
        </w:tc>
        <w:tc>
          <w:tcPr>
            <w:tcW w:w="1330" w:type="dxa"/>
          </w:tcPr>
          <w:p w14:paraId="74BF48C5" w14:textId="77777777" w:rsidR="008912F6" w:rsidRDefault="008912F6" w:rsidP="00FF73D9">
            <w:pPr>
              <w:cnfStyle w:val="000000000000" w:firstRow="0" w:lastRow="0" w:firstColumn="0" w:lastColumn="0" w:oddVBand="0" w:evenVBand="0" w:oddHBand="0" w:evenHBand="0" w:firstRowFirstColumn="0" w:firstRowLastColumn="0" w:lastRowFirstColumn="0" w:lastRowLastColumn="0"/>
              <w:rPr>
                <w:rFonts w:cstheme="minorHAnsi"/>
              </w:rPr>
            </w:pPr>
            <w:r w:rsidRPr="00181B12">
              <w:t>String</w:t>
            </w:r>
          </w:p>
        </w:tc>
        <w:tc>
          <w:tcPr>
            <w:tcW w:w="630" w:type="dxa"/>
          </w:tcPr>
          <w:p w14:paraId="6957AFDD" w14:textId="77777777" w:rsidR="008912F6" w:rsidRPr="00757DFE" w:rsidRDefault="008912F6" w:rsidP="00FF73D9">
            <w:pPr>
              <w:cnfStyle w:val="000000000000" w:firstRow="0" w:lastRow="0" w:firstColumn="0" w:lastColumn="0" w:oddVBand="0" w:evenVBand="0" w:oddHBand="0" w:evenHBand="0" w:firstRowFirstColumn="0" w:firstRowLastColumn="0" w:lastRowFirstColumn="0" w:lastRowLastColumn="0"/>
              <w:rPr>
                <w:rFonts w:cstheme="minorHAnsi"/>
              </w:rPr>
            </w:pPr>
            <w:r>
              <w:t>1</w:t>
            </w:r>
          </w:p>
        </w:tc>
        <w:tc>
          <w:tcPr>
            <w:tcW w:w="5490" w:type="dxa"/>
          </w:tcPr>
          <w:p w14:paraId="6402ACB1" w14:textId="0E3BAA06" w:rsidR="008912F6" w:rsidRPr="00757DFE" w:rsidRDefault="00E5052B" w:rsidP="00FF73D9">
            <w:pPr>
              <w:cnfStyle w:val="000000000000" w:firstRow="0" w:lastRow="0" w:firstColumn="0" w:lastColumn="0" w:oddVBand="0" w:evenVBand="0" w:oddHBand="0" w:evenHBand="0" w:firstRowFirstColumn="0" w:firstRowLastColumn="0" w:lastRowFirstColumn="0" w:lastRowLastColumn="0"/>
              <w:rPr>
                <w:rFonts w:cstheme="minorHAnsi"/>
              </w:rPr>
            </w:pPr>
            <w:r w:rsidRPr="00261D66">
              <w:t>Fawry/</w:t>
            </w:r>
            <w:proofErr w:type="spellStart"/>
            <w:r w:rsidRPr="00261D66">
              <w:t>BankSvcRs</w:t>
            </w:r>
            <w:proofErr w:type="spellEnd"/>
            <w:r w:rsidRPr="00261D66">
              <w:t>/</w:t>
            </w:r>
            <w:proofErr w:type="spellStart"/>
            <w:r w:rsidRPr="00261D66">
              <w:t>MsgRqHdr</w:t>
            </w:r>
            <w:proofErr w:type="spellEnd"/>
            <w:r w:rsidRPr="00261D66">
              <w:t>/</w:t>
            </w:r>
            <w:proofErr w:type="spellStart"/>
            <w:r w:rsidRPr="00261D66">
              <w:t>CustomProperties</w:t>
            </w:r>
            <w:proofErr w:type="spellEnd"/>
            <w:r w:rsidRPr="00261D66">
              <w:t>/</w:t>
            </w:r>
            <w:proofErr w:type="spellStart"/>
            <w:r w:rsidRPr="00261D66">
              <w:t>CustomProperty</w:t>
            </w:r>
            <w:proofErr w:type="spellEnd"/>
            <w:r w:rsidRPr="00261D66">
              <w:t>/Value</w:t>
            </w:r>
            <w:r w:rsidR="008912F6">
              <w:t>; Where &lt;Key&gt; = “</w:t>
            </w:r>
            <w:proofErr w:type="spellStart"/>
            <w:r w:rsidR="00C62B45">
              <w:t>chBooked</w:t>
            </w:r>
            <w:r w:rsidR="008912F6">
              <w:t>_ErrCode</w:t>
            </w:r>
            <w:proofErr w:type="spellEnd"/>
            <w:r w:rsidR="008912F6">
              <w:t>”</w:t>
            </w:r>
          </w:p>
        </w:tc>
        <w:tc>
          <w:tcPr>
            <w:tcW w:w="2682" w:type="dxa"/>
            <w:tcBorders>
              <w:right w:val="nil"/>
            </w:tcBorders>
          </w:tcPr>
          <w:p w14:paraId="55A7E25C" w14:textId="77777777" w:rsidR="008912F6" w:rsidRPr="00757DFE" w:rsidRDefault="008912F6" w:rsidP="00FF73D9">
            <w:pPr>
              <w:cnfStyle w:val="000000000000" w:firstRow="0" w:lastRow="0" w:firstColumn="0" w:lastColumn="0" w:oddVBand="0" w:evenVBand="0" w:oddHBand="0" w:evenHBand="0" w:firstRowFirstColumn="0" w:firstRowLastColumn="0" w:lastRowFirstColumn="0" w:lastRowLastColumn="0"/>
              <w:rPr>
                <w:rFonts w:cstheme="minorHAnsi"/>
              </w:rPr>
            </w:pPr>
          </w:p>
        </w:tc>
      </w:tr>
      <w:tr w:rsidR="008912F6" w:rsidRPr="00757DFE" w14:paraId="59B968FA" w14:textId="77777777" w:rsidTr="00FF73D9">
        <w:tc>
          <w:tcPr>
            <w:cnfStyle w:val="001000000000" w:firstRow="0" w:lastRow="0" w:firstColumn="1" w:lastColumn="0" w:oddVBand="0" w:evenVBand="0" w:oddHBand="0" w:evenHBand="0" w:firstRowFirstColumn="0" w:firstRowLastColumn="0" w:lastRowFirstColumn="0" w:lastRowLastColumn="0"/>
            <w:tcW w:w="2828" w:type="dxa"/>
            <w:tcBorders>
              <w:left w:val="nil"/>
            </w:tcBorders>
          </w:tcPr>
          <w:p w14:paraId="37D74E11" w14:textId="77777777" w:rsidR="008912F6" w:rsidRPr="008F035A" w:rsidRDefault="008912F6" w:rsidP="00FF73D9">
            <w:pPr>
              <w:rPr>
                <w:rFonts w:ascii="Consolas" w:eastAsia="Times New Roman" w:hAnsi="Consolas" w:cs="Times New Roman"/>
                <w:color w:val="A31515"/>
                <w:sz w:val="18"/>
                <w:szCs w:val="18"/>
              </w:rPr>
            </w:pPr>
            <w:r w:rsidRPr="0042046C">
              <w:rPr>
                <w:b w:val="0"/>
                <w:bCs w:val="0"/>
              </w:rPr>
              <w:t>errors/message</w:t>
            </w:r>
          </w:p>
        </w:tc>
        <w:tc>
          <w:tcPr>
            <w:tcW w:w="1330" w:type="dxa"/>
          </w:tcPr>
          <w:p w14:paraId="59DAA922" w14:textId="77777777" w:rsidR="008912F6" w:rsidRDefault="008912F6" w:rsidP="00FF73D9">
            <w:pPr>
              <w:cnfStyle w:val="000000000000" w:firstRow="0" w:lastRow="0" w:firstColumn="0" w:lastColumn="0" w:oddVBand="0" w:evenVBand="0" w:oddHBand="0" w:evenHBand="0" w:firstRowFirstColumn="0" w:firstRowLastColumn="0" w:lastRowFirstColumn="0" w:lastRowLastColumn="0"/>
              <w:rPr>
                <w:rFonts w:cstheme="minorHAnsi"/>
              </w:rPr>
            </w:pPr>
            <w:r w:rsidRPr="00181B12">
              <w:t>String</w:t>
            </w:r>
          </w:p>
        </w:tc>
        <w:tc>
          <w:tcPr>
            <w:tcW w:w="630" w:type="dxa"/>
          </w:tcPr>
          <w:p w14:paraId="349757B7" w14:textId="77777777" w:rsidR="008912F6" w:rsidRPr="00757DFE" w:rsidRDefault="008912F6" w:rsidP="00FF73D9">
            <w:pPr>
              <w:cnfStyle w:val="000000000000" w:firstRow="0" w:lastRow="0" w:firstColumn="0" w:lastColumn="0" w:oddVBand="0" w:evenVBand="0" w:oddHBand="0" w:evenHBand="0" w:firstRowFirstColumn="0" w:firstRowLastColumn="0" w:lastRowFirstColumn="0" w:lastRowLastColumn="0"/>
              <w:rPr>
                <w:rFonts w:cstheme="minorHAnsi"/>
              </w:rPr>
            </w:pPr>
            <w:r>
              <w:t>1</w:t>
            </w:r>
          </w:p>
        </w:tc>
        <w:tc>
          <w:tcPr>
            <w:tcW w:w="5490" w:type="dxa"/>
          </w:tcPr>
          <w:p w14:paraId="2D0CE392" w14:textId="4AB9A4A6" w:rsidR="008912F6" w:rsidRPr="00757DFE" w:rsidRDefault="00E5052B" w:rsidP="00FF73D9">
            <w:pPr>
              <w:cnfStyle w:val="000000000000" w:firstRow="0" w:lastRow="0" w:firstColumn="0" w:lastColumn="0" w:oddVBand="0" w:evenVBand="0" w:oddHBand="0" w:evenHBand="0" w:firstRowFirstColumn="0" w:firstRowLastColumn="0" w:lastRowFirstColumn="0" w:lastRowLastColumn="0"/>
              <w:rPr>
                <w:rFonts w:cstheme="minorHAnsi"/>
              </w:rPr>
            </w:pPr>
            <w:r w:rsidRPr="00261D66">
              <w:t>Fawry/</w:t>
            </w:r>
            <w:proofErr w:type="spellStart"/>
            <w:r w:rsidRPr="00261D66">
              <w:t>BankSvcRs</w:t>
            </w:r>
            <w:proofErr w:type="spellEnd"/>
            <w:r w:rsidRPr="00261D66">
              <w:t>/</w:t>
            </w:r>
            <w:proofErr w:type="spellStart"/>
            <w:r w:rsidRPr="00261D66">
              <w:t>MsgRqHdr</w:t>
            </w:r>
            <w:proofErr w:type="spellEnd"/>
            <w:r w:rsidRPr="00261D66">
              <w:t>/</w:t>
            </w:r>
            <w:proofErr w:type="spellStart"/>
            <w:r w:rsidRPr="00261D66">
              <w:t>CustomProperties</w:t>
            </w:r>
            <w:proofErr w:type="spellEnd"/>
            <w:r w:rsidRPr="00261D66">
              <w:t>/</w:t>
            </w:r>
            <w:proofErr w:type="spellStart"/>
            <w:r w:rsidRPr="00261D66">
              <w:t>CustomProperty</w:t>
            </w:r>
            <w:proofErr w:type="spellEnd"/>
            <w:r w:rsidRPr="00261D66">
              <w:t>/Value</w:t>
            </w:r>
            <w:r w:rsidR="008912F6">
              <w:t>; Where &lt;Key&gt; = “</w:t>
            </w:r>
            <w:proofErr w:type="spellStart"/>
            <w:r w:rsidR="00C62B45">
              <w:t>chBooked</w:t>
            </w:r>
            <w:r w:rsidR="008912F6">
              <w:t>_ErrMsg</w:t>
            </w:r>
            <w:proofErr w:type="spellEnd"/>
            <w:r w:rsidR="008912F6">
              <w:t>”</w:t>
            </w:r>
          </w:p>
        </w:tc>
        <w:tc>
          <w:tcPr>
            <w:tcW w:w="2682" w:type="dxa"/>
            <w:tcBorders>
              <w:right w:val="nil"/>
            </w:tcBorders>
          </w:tcPr>
          <w:p w14:paraId="62831494" w14:textId="77777777" w:rsidR="008912F6" w:rsidRPr="00757DFE" w:rsidRDefault="008912F6" w:rsidP="00FF73D9">
            <w:pPr>
              <w:cnfStyle w:val="000000000000" w:firstRow="0" w:lastRow="0" w:firstColumn="0" w:lastColumn="0" w:oddVBand="0" w:evenVBand="0" w:oddHBand="0" w:evenHBand="0" w:firstRowFirstColumn="0" w:firstRowLastColumn="0" w:lastRowFirstColumn="0" w:lastRowLastColumn="0"/>
              <w:rPr>
                <w:rFonts w:cstheme="minorHAnsi"/>
              </w:rPr>
            </w:pPr>
          </w:p>
        </w:tc>
      </w:tr>
      <w:tr w:rsidR="00E76FD0" w:rsidRPr="00757DFE" w14:paraId="3FA976CD" w14:textId="77777777" w:rsidTr="006A45D4">
        <w:trPr>
          <w:trHeight w:val="816"/>
        </w:trPr>
        <w:tc>
          <w:tcPr>
            <w:cnfStyle w:val="001000000000" w:firstRow="0" w:lastRow="0" w:firstColumn="1" w:lastColumn="0" w:oddVBand="0" w:evenVBand="0" w:oddHBand="0" w:evenHBand="0" w:firstRowFirstColumn="0" w:firstRowLastColumn="0" w:lastRowFirstColumn="0" w:lastRowLastColumn="0"/>
            <w:tcW w:w="2828" w:type="dxa"/>
            <w:tcBorders>
              <w:left w:val="nil"/>
            </w:tcBorders>
            <w:vAlign w:val="center"/>
          </w:tcPr>
          <w:p w14:paraId="38FD1849" w14:textId="06350E48" w:rsidR="00E76FD0" w:rsidRPr="00745A45" w:rsidRDefault="00E76FD0" w:rsidP="00FF73D9">
            <w:pPr>
              <w:rPr>
                <w:b w:val="0"/>
                <w:bCs w:val="0"/>
              </w:rPr>
            </w:pPr>
            <w:r>
              <w:rPr>
                <w:b w:val="0"/>
                <w:bCs w:val="0"/>
              </w:rPr>
              <w:t>d</w:t>
            </w:r>
            <w:r w:rsidRPr="00745A45">
              <w:rPr>
                <w:b w:val="0"/>
                <w:bCs w:val="0"/>
              </w:rPr>
              <w:t>ata/</w:t>
            </w:r>
            <w:proofErr w:type="spellStart"/>
            <w:r w:rsidRPr="00745A45">
              <w:rPr>
                <w:b w:val="0"/>
                <w:bCs w:val="0"/>
              </w:rPr>
              <w:t>loanNumber</w:t>
            </w:r>
            <w:proofErr w:type="spellEnd"/>
          </w:p>
        </w:tc>
        <w:tc>
          <w:tcPr>
            <w:tcW w:w="1330" w:type="dxa"/>
            <w:vAlign w:val="center"/>
          </w:tcPr>
          <w:p w14:paraId="60997DB6" w14:textId="77777777" w:rsidR="00E76FD0" w:rsidRPr="00757DFE" w:rsidRDefault="00E76FD0" w:rsidP="00FF73D9">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Int</w:t>
            </w:r>
            <w:r w:rsidRPr="00757DFE">
              <w:rPr>
                <w:rFonts w:cstheme="minorHAnsi"/>
              </w:rPr>
              <w:t xml:space="preserve"> </w:t>
            </w:r>
          </w:p>
        </w:tc>
        <w:tc>
          <w:tcPr>
            <w:tcW w:w="630" w:type="dxa"/>
            <w:vAlign w:val="center"/>
          </w:tcPr>
          <w:p w14:paraId="7B789D1C" w14:textId="77777777" w:rsidR="00E76FD0" w:rsidRPr="00757DFE" w:rsidRDefault="00E76FD0" w:rsidP="00FF73D9">
            <w:pPr>
              <w:cnfStyle w:val="000000000000" w:firstRow="0" w:lastRow="0" w:firstColumn="0" w:lastColumn="0" w:oddVBand="0" w:evenVBand="0" w:oddHBand="0" w:evenHBand="0" w:firstRowFirstColumn="0" w:firstRowLastColumn="0" w:lastRowFirstColumn="0" w:lastRowLastColumn="0"/>
              <w:rPr>
                <w:rFonts w:cstheme="minorHAnsi"/>
              </w:rPr>
            </w:pPr>
            <w:r w:rsidRPr="00757DFE">
              <w:rPr>
                <w:rFonts w:cstheme="minorHAnsi"/>
              </w:rPr>
              <w:t>1</w:t>
            </w:r>
          </w:p>
        </w:tc>
        <w:tc>
          <w:tcPr>
            <w:tcW w:w="5490" w:type="dxa"/>
          </w:tcPr>
          <w:p w14:paraId="5D302DE3" w14:textId="3C642F9D" w:rsidR="00E76FD0" w:rsidRPr="00757DFE" w:rsidRDefault="00E76FD0" w:rsidP="00FF73D9">
            <w:pPr>
              <w:cnfStyle w:val="000000000000" w:firstRow="0" w:lastRow="0" w:firstColumn="0" w:lastColumn="0" w:oddVBand="0" w:evenVBand="0" w:oddHBand="0" w:evenHBand="0" w:firstRowFirstColumn="0" w:firstRowLastColumn="0" w:lastRowFirstColumn="0" w:lastRowLastColumn="0"/>
              <w:rPr>
                <w:rFonts w:cstheme="minorHAnsi"/>
              </w:rPr>
            </w:pPr>
            <w:r w:rsidRPr="00E76FD0">
              <w:rPr>
                <w:rFonts w:cstheme="minorHAnsi"/>
              </w:rPr>
              <w:t>Fawry/</w:t>
            </w:r>
            <w:proofErr w:type="spellStart"/>
            <w:r w:rsidRPr="00E76FD0">
              <w:rPr>
                <w:rFonts w:cstheme="minorHAnsi"/>
              </w:rPr>
              <w:t>BankSvcRs</w:t>
            </w:r>
            <w:proofErr w:type="spellEnd"/>
            <w:r w:rsidRPr="00E76FD0">
              <w:rPr>
                <w:rFonts w:cstheme="minorHAnsi"/>
              </w:rPr>
              <w:t>/</w:t>
            </w:r>
            <w:proofErr w:type="spellStart"/>
            <w:r w:rsidRPr="00E76FD0">
              <w:rPr>
                <w:rFonts w:cstheme="minorHAnsi"/>
              </w:rPr>
              <w:t>MsgRqHdr</w:t>
            </w:r>
            <w:proofErr w:type="spellEnd"/>
            <w:r w:rsidRPr="00E76FD0">
              <w:rPr>
                <w:rFonts w:cstheme="minorHAnsi"/>
              </w:rPr>
              <w:t>/</w:t>
            </w:r>
            <w:proofErr w:type="spellStart"/>
            <w:r w:rsidRPr="00E76FD0">
              <w:rPr>
                <w:rFonts w:cstheme="minorHAnsi"/>
              </w:rPr>
              <w:t>CustomProperties</w:t>
            </w:r>
            <w:proofErr w:type="spellEnd"/>
            <w:r w:rsidRPr="00E76FD0">
              <w:rPr>
                <w:rFonts w:cstheme="minorHAnsi"/>
              </w:rPr>
              <w:t>/</w:t>
            </w:r>
            <w:proofErr w:type="spellStart"/>
            <w:r w:rsidRPr="00E76FD0">
              <w:rPr>
                <w:rFonts w:cstheme="minorHAnsi"/>
              </w:rPr>
              <w:t>CustomProperty</w:t>
            </w:r>
            <w:proofErr w:type="spellEnd"/>
            <w:r w:rsidRPr="00E76FD0">
              <w:rPr>
                <w:rFonts w:cstheme="minorHAnsi"/>
              </w:rPr>
              <w:t>/Value</w:t>
            </w:r>
          </w:p>
        </w:tc>
        <w:tc>
          <w:tcPr>
            <w:tcW w:w="2682" w:type="dxa"/>
            <w:tcBorders>
              <w:right w:val="nil"/>
            </w:tcBorders>
          </w:tcPr>
          <w:p w14:paraId="1C5D3AE7" w14:textId="77777777" w:rsidR="00E76FD0" w:rsidRPr="00757DFE" w:rsidRDefault="00E76FD0" w:rsidP="00FF73D9">
            <w:pPr>
              <w:cnfStyle w:val="000000000000" w:firstRow="0" w:lastRow="0" w:firstColumn="0" w:lastColumn="0" w:oddVBand="0" w:evenVBand="0" w:oddHBand="0" w:evenHBand="0" w:firstRowFirstColumn="0" w:firstRowLastColumn="0" w:lastRowFirstColumn="0" w:lastRowLastColumn="0"/>
              <w:rPr>
                <w:rFonts w:cstheme="minorHAnsi"/>
              </w:rPr>
            </w:pPr>
            <w:r w:rsidRPr="00757DFE">
              <w:rPr>
                <w:rFonts w:cstheme="minorHAnsi"/>
              </w:rPr>
              <w:t>Where &lt;Key&gt; = “</w:t>
            </w:r>
            <w:proofErr w:type="spellStart"/>
            <w:r w:rsidRPr="00A03F25">
              <w:t>loanNumber</w:t>
            </w:r>
            <w:proofErr w:type="spellEnd"/>
            <w:r w:rsidRPr="00757DFE">
              <w:rPr>
                <w:rFonts w:cstheme="minorHAnsi"/>
              </w:rPr>
              <w:t>”</w:t>
            </w:r>
          </w:p>
        </w:tc>
      </w:tr>
    </w:tbl>
    <w:p w14:paraId="28DD72C7" w14:textId="77777777" w:rsidR="008912F6" w:rsidRDefault="008912F6" w:rsidP="008912F6">
      <w:pPr>
        <w:rPr>
          <w:rFonts w:cstheme="minorHAnsi"/>
        </w:rPr>
      </w:pPr>
      <w:bookmarkStart w:id="32" w:name="_Payment_Notify_ExtraBillInfo"/>
      <w:bookmarkEnd w:id="32"/>
    </w:p>
    <w:p w14:paraId="5288FC95" w14:textId="373C413F" w:rsidR="008912F6" w:rsidRDefault="008912F6" w:rsidP="008912F6">
      <w:r w:rsidRPr="009457E2">
        <w:rPr>
          <w:b/>
          <w:bCs/>
          <w:highlight w:val="yellow"/>
        </w:rPr>
        <w:t>Important Note</w:t>
      </w:r>
      <w:r>
        <w:t xml:space="preserve">: In case of receiving </w:t>
      </w:r>
      <w:r w:rsidRPr="009457E2">
        <w:rPr>
          <w:b/>
          <w:bCs/>
          <w:color w:val="0070C0"/>
        </w:rPr>
        <w:t>success response</w:t>
      </w:r>
      <w:r w:rsidRPr="009457E2">
        <w:rPr>
          <w:color w:val="0070C0"/>
        </w:rPr>
        <w:t xml:space="preserve"> </w:t>
      </w:r>
      <w:r>
        <w:t xml:space="preserve">from </w:t>
      </w:r>
      <w:proofErr w:type="spellStart"/>
      <w:r>
        <w:t>Souhoola</w:t>
      </w:r>
      <w:proofErr w:type="spellEnd"/>
      <w:r>
        <w:t>, the adapter”, should Set &lt;</w:t>
      </w:r>
      <w:r w:rsidR="00E5052B" w:rsidRPr="00261D66">
        <w:t>Fawry/</w:t>
      </w:r>
      <w:proofErr w:type="spellStart"/>
      <w:r w:rsidR="00E5052B" w:rsidRPr="00261D66">
        <w:t>BankSvcRs</w:t>
      </w:r>
      <w:proofErr w:type="spellEnd"/>
      <w:r w:rsidR="00E5052B" w:rsidRPr="00261D66">
        <w:t>/</w:t>
      </w:r>
      <w:proofErr w:type="spellStart"/>
      <w:r w:rsidR="00E5052B" w:rsidRPr="00261D66">
        <w:t>MsgRqHdr</w:t>
      </w:r>
      <w:proofErr w:type="spellEnd"/>
      <w:r w:rsidR="00E5052B" w:rsidRPr="00261D66">
        <w:t>/</w:t>
      </w:r>
      <w:proofErr w:type="spellStart"/>
      <w:r w:rsidR="00E5052B" w:rsidRPr="00261D66">
        <w:t>CustomProperties</w:t>
      </w:r>
      <w:proofErr w:type="spellEnd"/>
      <w:r w:rsidR="00E5052B" w:rsidRPr="00261D66">
        <w:t>/</w:t>
      </w:r>
      <w:proofErr w:type="spellStart"/>
      <w:r w:rsidR="00E5052B" w:rsidRPr="00261D66">
        <w:t>CustomProperty</w:t>
      </w:r>
      <w:proofErr w:type="spellEnd"/>
      <w:r w:rsidR="00E5052B" w:rsidRPr="00261D66">
        <w:t>/Value</w:t>
      </w:r>
      <w:r>
        <w:t>&gt; = “true” where &lt;Key&gt; = “</w:t>
      </w:r>
      <w:proofErr w:type="spellStart"/>
      <w:r>
        <w:t>purchaseApproved</w:t>
      </w:r>
      <w:proofErr w:type="spellEnd"/>
      <w:r>
        <w:t>”</w:t>
      </w:r>
    </w:p>
    <w:p w14:paraId="6C4EB41F" w14:textId="77777777" w:rsidR="008912F6" w:rsidRDefault="008912F6" w:rsidP="008912F6">
      <w:r>
        <w:t>Otherwise, the adapter should ignore to create the custom property</w:t>
      </w:r>
    </w:p>
    <w:p w14:paraId="5A029093" w14:textId="4AA5736C" w:rsidR="00A9032B" w:rsidRPr="00757DFE" w:rsidRDefault="00A9032B" w:rsidP="00BF4955">
      <w:pPr>
        <w:pStyle w:val="Heading4"/>
      </w:pPr>
      <w:bookmarkStart w:id="33" w:name="_Toc495998330"/>
      <w:r w:rsidRPr="00757DFE">
        <w:t>Response Success Sample</w:t>
      </w:r>
      <w:bookmarkEnd w:id="33"/>
    </w:p>
    <w:tbl>
      <w:tblPr>
        <w:tblStyle w:val="GridTable1Light-Accent112"/>
        <w:tblW w:w="12955" w:type="dxa"/>
        <w:tblLook w:val="04A0" w:firstRow="1" w:lastRow="0" w:firstColumn="1" w:lastColumn="0" w:noHBand="0" w:noVBand="1"/>
      </w:tblPr>
      <w:tblGrid>
        <w:gridCol w:w="12955"/>
      </w:tblGrid>
      <w:tr w:rsidR="004703A9" w:rsidRPr="00A673E2" w14:paraId="7388B9D1" w14:textId="77777777" w:rsidTr="009268EC">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2955" w:type="dxa"/>
          </w:tcPr>
          <w:p w14:paraId="5EAE7A35" w14:textId="77777777" w:rsidR="00A9032B" w:rsidRPr="00A9032B" w:rsidRDefault="00A9032B" w:rsidP="00A9032B">
            <w:pPr>
              <w:shd w:val="clear" w:color="auto" w:fill="FFFFFE"/>
              <w:spacing w:line="270" w:lineRule="atLeast"/>
              <w:rPr>
                <w:rFonts w:ascii="Courier New" w:eastAsia="Times New Roman" w:hAnsi="Courier New" w:cs="Courier New"/>
                <w:color w:val="000000"/>
                <w:sz w:val="18"/>
                <w:szCs w:val="18"/>
              </w:rPr>
            </w:pPr>
            <w:r w:rsidRPr="00A9032B">
              <w:rPr>
                <w:rFonts w:ascii="Courier New" w:eastAsia="Times New Roman" w:hAnsi="Courier New" w:cs="Courier New"/>
                <w:color w:val="000000"/>
                <w:sz w:val="18"/>
                <w:szCs w:val="18"/>
              </w:rPr>
              <w:t>{</w:t>
            </w:r>
          </w:p>
          <w:p w14:paraId="66933A76" w14:textId="77777777" w:rsidR="00A9032B" w:rsidRPr="00A9032B" w:rsidRDefault="00A9032B" w:rsidP="00A9032B">
            <w:pPr>
              <w:shd w:val="clear" w:color="auto" w:fill="FFFFFE"/>
              <w:spacing w:line="270" w:lineRule="atLeast"/>
              <w:rPr>
                <w:rFonts w:ascii="Courier New" w:eastAsia="Times New Roman" w:hAnsi="Courier New" w:cs="Courier New"/>
                <w:color w:val="000000"/>
                <w:sz w:val="18"/>
                <w:szCs w:val="18"/>
              </w:rPr>
            </w:pPr>
            <w:r w:rsidRPr="00A9032B">
              <w:rPr>
                <w:rFonts w:ascii="Courier New" w:eastAsia="Times New Roman" w:hAnsi="Courier New" w:cs="Courier New"/>
                <w:color w:val="000000"/>
                <w:sz w:val="18"/>
                <w:szCs w:val="18"/>
              </w:rPr>
              <w:t>    </w:t>
            </w:r>
            <w:r w:rsidRPr="00A9032B">
              <w:rPr>
                <w:rFonts w:ascii="Courier New" w:eastAsia="Times New Roman" w:hAnsi="Courier New" w:cs="Courier New"/>
                <w:color w:val="A31515"/>
                <w:sz w:val="18"/>
                <w:szCs w:val="18"/>
              </w:rPr>
              <w:t>"</w:t>
            </w:r>
            <w:proofErr w:type="spellStart"/>
            <w:r w:rsidRPr="00A9032B">
              <w:rPr>
                <w:rFonts w:ascii="Courier New" w:eastAsia="Times New Roman" w:hAnsi="Courier New" w:cs="Courier New"/>
                <w:color w:val="A31515"/>
                <w:sz w:val="18"/>
                <w:szCs w:val="18"/>
              </w:rPr>
              <w:t>isSuccess</w:t>
            </w:r>
            <w:proofErr w:type="spellEnd"/>
            <w:r w:rsidRPr="00A9032B">
              <w:rPr>
                <w:rFonts w:ascii="Courier New" w:eastAsia="Times New Roman" w:hAnsi="Courier New" w:cs="Courier New"/>
                <w:color w:val="A31515"/>
                <w:sz w:val="18"/>
                <w:szCs w:val="18"/>
              </w:rPr>
              <w:t>"</w:t>
            </w:r>
            <w:r w:rsidRPr="00A9032B">
              <w:rPr>
                <w:rFonts w:ascii="Courier New" w:eastAsia="Times New Roman" w:hAnsi="Courier New" w:cs="Courier New"/>
                <w:color w:val="000000"/>
                <w:sz w:val="18"/>
                <w:szCs w:val="18"/>
              </w:rPr>
              <w:t>: </w:t>
            </w:r>
            <w:r w:rsidRPr="00A9032B">
              <w:rPr>
                <w:rFonts w:ascii="Courier New" w:eastAsia="Times New Roman" w:hAnsi="Courier New" w:cs="Courier New"/>
                <w:color w:val="0451A5"/>
                <w:sz w:val="18"/>
                <w:szCs w:val="18"/>
              </w:rPr>
              <w:t>true</w:t>
            </w:r>
            <w:r w:rsidRPr="00A9032B">
              <w:rPr>
                <w:rFonts w:ascii="Courier New" w:eastAsia="Times New Roman" w:hAnsi="Courier New" w:cs="Courier New"/>
                <w:color w:val="000000"/>
                <w:sz w:val="18"/>
                <w:szCs w:val="18"/>
              </w:rPr>
              <w:t>,</w:t>
            </w:r>
          </w:p>
          <w:p w14:paraId="3936C0B2" w14:textId="77777777" w:rsidR="00A9032B" w:rsidRPr="00A9032B" w:rsidRDefault="00A9032B" w:rsidP="00A9032B">
            <w:pPr>
              <w:shd w:val="clear" w:color="auto" w:fill="FFFFFE"/>
              <w:spacing w:line="270" w:lineRule="atLeast"/>
              <w:rPr>
                <w:rFonts w:ascii="Courier New" w:eastAsia="Times New Roman" w:hAnsi="Courier New" w:cs="Courier New"/>
                <w:color w:val="000000"/>
                <w:sz w:val="18"/>
                <w:szCs w:val="18"/>
              </w:rPr>
            </w:pPr>
            <w:r w:rsidRPr="00A9032B">
              <w:rPr>
                <w:rFonts w:ascii="Courier New" w:eastAsia="Times New Roman" w:hAnsi="Courier New" w:cs="Courier New"/>
                <w:color w:val="000000"/>
                <w:sz w:val="18"/>
                <w:szCs w:val="18"/>
              </w:rPr>
              <w:t>    </w:t>
            </w:r>
            <w:r w:rsidRPr="00A9032B">
              <w:rPr>
                <w:rFonts w:ascii="Courier New" w:eastAsia="Times New Roman" w:hAnsi="Courier New" w:cs="Courier New"/>
                <w:color w:val="A31515"/>
                <w:sz w:val="18"/>
                <w:szCs w:val="18"/>
              </w:rPr>
              <w:t>"errors"</w:t>
            </w:r>
            <w:r w:rsidRPr="00A9032B">
              <w:rPr>
                <w:rFonts w:ascii="Courier New" w:eastAsia="Times New Roman" w:hAnsi="Courier New" w:cs="Courier New"/>
                <w:color w:val="000000"/>
                <w:sz w:val="18"/>
                <w:szCs w:val="18"/>
              </w:rPr>
              <w:t>: {</w:t>
            </w:r>
          </w:p>
          <w:p w14:paraId="048B41DD" w14:textId="77777777" w:rsidR="00A9032B" w:rsidRPr="00A9032B" w:rsidRDefault="00A9032B" w:rsidP="00A9032B">
            <w:pPr>
              <w:shd w:val="clear" w:color="auto" w:fill="FFFFFE"/>
              <w:spacing w:line="270" w:lineRule="atLeast"/>
              <w:rPr>
                <w:rFonts w:ascii="Courier New" w:eastAsia="Times New Roman" w:hAnsi="Courier New" w:cs="Courier New"/>
                <w:color w:val="000000"/>
                <w:sz w:val="18"/>
                <w:szCs w:val="18"/>
              </w:rPr>
            </w:pPr>
            <w:r w:rsidRPr="00A9032B">
              <w:rPr>
                <w:rFonts w:ascii="Courier New" w:eastAsia="Times New Roman" w:hAnsi="Courier New" w:cs="Courier New"/>
                <w:color w:val="000000"/>
                <w:sz w:val="18"/>
                <w:szCs w:val="18"/>
              </w:rPr>
              <w:t>        </w:t>
            </w:r>
            <w:r w:rsidRPr="00A9032B">
              <w:rPr>
                <w:rFonts w:ascii="Courier New" w:eastAsia="Times New Roman" w:hAnsi="Courier New" w:cs="Courier New"/>
                <w:color w:val="A31515"/>
                <w:sz w:val="18"/>
                <w:szCs w:val="18"/>
              </w:rPr>
              <w:t>"code"</w:t>
            </w:r>
            <w:r w:rsidRPr="00A9032B">
              <w:rPr>
                <w:rFonts w:ascii="Courier New" w:eastAsia="Times New Roman" w:hAnsi="Courier New" w:cs="Courier New"/>
                <w:color w:val="000000"/>
                <w:sz w:val="18"/>
                <w:szCs w:val="18"/>
              </w:rPr>
              <w:t>: </w:t>
            </w:r>
            <w:r w:rsidRPr="00A9032B">
              <w:rPr>
                <w:rFonts w:ascii="Courier New" w:eastAsia="Times New Roman" w:hAnsi="Courier New" w:cs="Courier New"/>
                <w:color w:val="0451A5"/>
                <w:sz w:val="18"/>
                <w:szCs w:val="18"/>
              </w:rPr>
              <w:t>null</w:t>
            </w:r>
            <w:r w:rsidRPr="00A9032B">
              <w:rPr>
                <w:rFonts w:ascii="Courier New" w:eastAsia="Times New Roman" w:hAnsi="Courier New" w:cs="Courier New"/>
                <w:color w:val="000000"/>
                <w:sz w:val="18"/>
                <w:szCs w:val="18"/>
              </w:rPr>
              <w:t>,</w:t>
            </w:r>
          </w:p>
          <w:p w14:paraId="6D6A5C8D" w14:textId="77777777" w:rsidR="00A9032B" w:rsidRPr="00A9032B" w:rsidRDefault="00A9032B" w:rsidP="00A9032B">
            <w:pPr>
              <w:shd w:val="clear" w:color="auto" w:fill="FFFFFE"/>
              <w:spacing w:line="270" w:lineRule="atLeast"/>
              <w:rPr>
                <w:rFonts w:ascii="Courier New" w:eastAsia="Times New Roman" w:hAnsi="Courier New" w:cs="Courier New"/>
                <w:color w:val="000000"/>
                <w:sz w:val="18"/>
                <w:szCs w:val="18"/>
              </w:rPr>
            </w:pPr>
            <w:r w:rsidRPr="00A9032B">
              <w:rPr>
                <w:rFonts w:ascii="Courier New" w:eastAsia="Times New Roman" w:hAnsi="Courier New" w:cs="Courier New"/>
                <w:color w:val="000000"/>
                <w:sz w:val="18"/>
                <w:szCs w:val="18"/>
              </w:rPr>
              <w:t>        </w:t>
            </w:r>
            <w:r w:rsidRPr="00A9032B">
              <w:rPr>
                <w:rFonts w:ascii="Courier New" w:eastAsia="Times New Roman" w:hAnsi="Courier New" w:cs="Courier New"/>
                <w:color w:val="A31515"/>
                <w:sz w:val="18"/>
                <w:szCs w:val="18"/>
              </w:rPr>
              <w:t>"message"</w:t>
            </w:r>
            <w:r w:rsidRPr="00A9032B">
              <w:rPr>
                <w:rFonts w:ascii="Courier New" w:eastAsia="Times New Roman" w:hAnsi="Courier New" w:cs="Courier New"/>
                <w:color w:val="000000"/>
                <w:sz w:val="18"/>
                <w:szCs w:val="18"/>
              </w:rPr>
              <w:t>: </w:t>
            </w:r>
            <w:r w:rsidRPr="00A9032B">
              <w:rPr>
                <w:rFonts w:ascii="Courier New" w:eastAsia="Times New Roman" w:hAnsi="Courier New" w:cs="Courier New"/>
                <w:color w:val="0451A5"/>
                <w:sz w:val="18"/>
                <w:szCs w:val="18"/>
              </w:rPr>
              <w:t>null</w:t>
            </w:r>
          </w:p>
          <w:p w14:paraId="246D7FF1" w14:textId="77777777" w:rsidR="00A9032B" w:rsidRPr="00A9032B" w:rsidRDefault="00A9032B" w:rsidP="00A9032B">
            <w:pPr>
              <w:shd w:val="clear" w:color="auto" w:fill="FFFFFE"/>
              <w:spacing w:line="270" w:lineRule="atLeast"/>
              <w:rPr>
                <w:rFonts w:ascii="Courier New" w:eastAsia="Times New Roman" w:hAnsi="Courier New" w:cs="Courier New"/>
                <w:color w:val="000000"/>
                <w:sz w:val="18"/>
                <w:szCs w:val="18"/>
              </w:rPr>
            </w:pPr>
            <w:r w:rsidRPr="00A9032B">
              <w:rPr>
                <w:rFonts w:ascii="Courier New" w:eastAsia="Times New Roman" w:hAnsi="Courier New" w:cs="Courier New"/>
                <w:color w:val="000000"/>
                <w:sz w:val="18"/>
                <w:szCs w:val="18"/>
              </w:rPr>
              <w:t>    },</w:t>
            </w:r>
          </w:p>
          <w:p w14:paraId="17D1F7A0" w14:textId="77777777" w:rsidR="00A9032B" w:rsidRPr="00A9032B" w:rsidRDefault="00A9032B" w:rsidP="00A9032B">
            <w:pPr>
              <w:shd w:val="clear" w:color="auto" w:fill="FFFFFE"/>
              <w:spacing w:line="270" w:lineRule="atLeast"/>
              <w:rPr>
                <w:rFonts w:ascii="Courier New" w:eastAsia="Times New Roman" w:hAnsi="Courier New" w:cs="Courier New"/>
                <w:color w:val="000000"/>
                <w:sz w:val="18"/>
                <w:szCs w:val="18"/>
              </w:rPr>
            </w:pPr>
            <w:r w:rsidRPr="00A9032B">
              <w:rPr>
                <w:rFonts w:ascii="Courier New" w:eastAsia="Times New Roman" w:hAnsi="Courier New" w:cs="Courier New"/>
                <w:color w:val="000000"/>
                <w:sz w:val="18"/>
                <w:szCs w:val="18"/>
              </w:rPr>
              <w:t>    </w:t>
            </w:r>
            <w:r w:rsidRPr="00A9032B">
              <w:rPr>
                <w:rFonts w:ascii="Courier New" w:eastAsia="Times New Roman" w:hAnsi="Courier New" w:cs="Courier New"/>
                <w:color w:val="A31515"/>
                <w:sz w:val="18"/>
                <w:szCs w:val="18"/>
              </w:rPr>
              <w:t>"data"</w:t>
            </w:r>
            <w:r w:rsidRPr="00A9032B">
              <w:rPr>
                <w:rFonts w:ascii="Courier New" w:eastAsia="Times New Roman" w:hAnsi="Courier New" w:cs="Courier New"/>
                <w:color w:val="000000"/>
                <w:sz w:val="18"/>
                <w:szCs w:val="18"/>
              </w:rPr>
              <w:t>: {</w:t>
            </w:r>
          </w:p>
          <w:p w14:paraId="6D157C01" w14:textId="77777777" w:rsidR="00A9032B" w:rsidRPr="00A9032B" w:rsidRDefault="00A9032B" w:rsidP="00A9032B">
            <w:pPr>
              <w:shd w:val="clear" w:color="auto" w:fill="FFFFFE"/>
              <w:spacing w:line="270" w:lineRule="atLeast"/>
              <w:rPr>
                <w:rFonts w:ascii="Courier New" w:eastAsia="Times New Roman" w:hAnsi="Courier New" w:cs="Courier New"/>
                <w:color w:val="000000"/>
                <w:sz w:val="18"/>
                <w:szCs w:val="18"/>
              </w:rPr>
            </w:pPr>
            <w:r w:rsidRPr="00A9032B">
              <w:rPr>
                <w:rFonts w:ascii="Courier New" w:eastAsia="Times New Roman" w:hAnsi="Courier New" w:cs="Courier New"/>
                <w:color w:val="000000"/>
                <w:sz w:val="18"/>
                <w:szCs w:val="18"/>
              </w:rPr>
              <w:t>        </w:t>
            </w:r>
            <w:r w:rsidRPr="00A9032B">
              <w:rPr>
                <w:rFonts w:ascii="Courier New" w:eastAsia="Times New Roman" w:hAnsi="Courier New" w:cs="Courier New"/>
                <w:color w:val="A31515"/>
                <w:sz w:val="18"/>
                <w:szCs w:val="18"/>
              </w:rPr>
              <w:t>"</w:t>
            </w:r>
            <w:proofErr w:type="spellStart"/>
            <w:r w:rsidRPr="00A9032B">
              <w:rPr>
                <w:rFonts w:ascii="Courier New" w:eastAsia="Times New Roman" w:hAnsi="Courier New" w:cs="Courier New"/>
                <w:color w:val="A31515"/>
                <w:sz w:val="18"/>
                <w:szCs w:val="18"/>
              </w:rPr>
              <w:t>transactionID</w:t>
            </w:r>
            <w:proofErr w:type="spellEnd"/>
            <w:r w:rsidRPr="00A9032B">
              <w:rPr>
                <w:rFonts w:ascii="Courier New" w:eastAsia="Times New Roman" w:hAnsi="Courier New" w:cs="Courier New"/>
                <w:color w:val="A31515"/>
                <w:sz w:val="18"/>
                <w:szCs w:val="18"/>
              </w:rPr>
              <w:t>"</w:t>
            </w:r>
            <w:r w:rsidRPr="00A9032B">
              <w:rPr>
                <w:rFonts w:ascii="Courier New" w:eastAsia="Times New Roman" w:hAnsi="Courier New" w:cs="Courier New"/>
                <w:color w:val="000000"/>
                <w:sz w:val="18"/>
                <w:szCs w:val="18"/>
              </w:rPr>
              <w:t>: </w:t>
            </w:r>
            <w:r w:rsidRPr="00A9032B">
              <w:rPr>
                <w:rFonts w:ascii="Courier New" w:eastAsia="Times New Roman" w:hAnsi="Courier New" w:cs="Courier New"/>
                <w:color w:val="098658"/>
                <w:sz w:val="18"/>
                <w:szCs w:val="18"/>
              </w:rPr>
              <w:t>5064</w:t>
            </w:r>
            <w:r w:rsidRPr="00A9032B">
              <w:rPr>
                <w:rFonts w:ascii="Courier New" w:eastAsia="Times New Roman" w:hAnsi="Courier New" w:cs="Courier New"/>
                <w:color w:val="000000"/>
                <w:sz w:val="18"/>
                <w:szCs w:val="18"/>
              </w:rPr>
              <w:t>,</w:t>
            </w:r>
          </w:p>
          <w:p w14:paraId="6C432C1F" w14:textId="0372B586" w:rsidR="00A9032B" w:rsidRPr="00A9032B" w:rsidRDefault="00A9032B" w:rsidP="00A9032B">
            <w:pPr>
              <w:shd w:val="clear" w:color="auto" w:fill="FFFFFE"/>
              <w:spacing w:line="270" w:lineRule="atLeast"/>
              <w:rPr>
                <w:rFonts w:ascii="Courier New" w:eastAsia="Times New Roman" w:hAnsi="Courier New" w:cs="Courier New"/>
                <w:color w:val="000000"/>
                <w:sz w:val="18"/>
                <w:szCs w:val="18"/>
              </w:rPr>
            </w:pPr>
            <w:r w:rsidRPr="00A9032B">
              <w:rPr>
                <w:rFonts w:ascii="Courier New" w:eastAsia="Times New Roman" w:hAnsi="Courier New" w:cs="Courier New"/>
                <w:color w:val="000000"/>
                <w:sz w:val="18"/>
                <w:szCs w:val="18"/>
              </w:rPr>
              <w:t>        </w:t>
            </w:r>
            <w:r w:rsidRPr="00A9032B">
              <w:rPr>
                <w:rFonts w:ascii="Courier New" w:eastAsia="Times New Roman" w:hAnsi="Courier New" w:cs="Courier New"/>
                <w:color w:val="A31515"/>
                <w:sz w:val="18"/>
                <w:szCs w:val="18"/>
              </w:rPr>
              <w:t>"</w:t>
            </w:r>
            <w:proofErr w:type="spellStart"/>
            <w:r w:rsidRPr="00A9032B">
              <w:rPr>
                <w:rFonts w:ascii="Courier New" w:eastAsia="Times New Roman" w:hAnsi="Courier New" w:cs="Courier New"/>
                <w:color w:val="A31515"/>
                <w:sz w:val="18"/>
                <w:szCs w:val="18"/>
              </w:rPr>
              <w:t>loanNumber</w:t>
            </w:r>
            <w:proofErr w:type="spellEnd"/>
            <w:r w:rsidRPr="00A9032B">
              <w:rPr>
                <w:rFonts w:ascii="Courier New" w:eastAsia="Times New Roman" w:hAnsi="Courier New" w:cs="Courier New"/>
                <w:color w:val="A31515"/>
                <w:sz w:val="18"/>
                <w:szCs w:val="18"/>
              </w:rPr>
              <w:t>"</w:t>
            </w:r>
            <w:r w:rsidRPr="00A9032B">
              <w:rPr>
                <w:rFonts w:ascii="Courier New" w:eastAsia="Times New Roman" w:hAnsi="Courier New" w:cs="Courier New"/>
                <w:color w:val="000000"/>
                <w:sz w:val="18"/>
                <w:szCs w:val="18"/>
              </w:rPr>
              <w:t>: </w:t>
            </w:r>
            <w:r w:rsidR="00D315BD">
              <w:rPr>
                <w:rFonts w:ascii="Courier New" w:eastAsia="Times New Roman" w:hAnsi="Courier New" w:cs="Courier New"/>
                <w:color w:val="000000"/>
                <w:sz w:val="18"/>
                <w:szCs w:val="18"/>
              </w:rPr>
              <w:t>12345</w:t>
            </w:r>
            <w:r w:rsidRPr="00A9032B">
              <w:rPr>
                <w:rFonts w:ascii="Courier New" w:eastAsia="Times New Roman" w:hAnsi="Courier New" w:cs="Courier New"/>
                <w:color w:val="000000"/>
                <w:sz w:val="18"/>
                <w:szCs w:val="18"/>
              </w:rPr>
              <w:t>,</w:t>
            </w:r>
          </w:p>
          <w:p w14:paraId="6800818B" w14:textId="619ECA54" w:rsidR="00A9032B" w:rsidRPr="00A9032B" w:rsidRDefault="00A9032B" w:rsidP="00A9032B">
            <w:pPr>
              <w:shd w:val="clear" w:color="auto" w:fill="FFFFFE"/>
              <w:spacing w:line="270" w:lineRule="atLeast"/>
              <w:rPr>
                <w:rFonts w:ascii="Courier New" w:eastAsia="Times New Roman" w:hAnsi="Courier New" w:cs="Courier New"/>
                <w:color w:val="000000"/>
                <w:sz w:val="18"/>
                <w:szCs w:val="18"/>
              </w:rPr>
            </w:pPr>
            <w:r w:rsidRPr="00A9032B">
              <w:rPr>
                <w:rFonts w:ascii="Courier New" w:eastAsia="Times New Roman" w:hAnsi="Courier New" w:cs="Courier New"/>
                <w:color w:val="000000"/>
                <w:sz w:val="18"/>
                <w:szCs w:val="18"/>
              </w:rPr>
              <w:t>        </w:t>
            </w:r>
            <w:r w:rsidRPr="00A9032B">
              <w:rPr>
                <w:rFonts w:ascii="Courier New" w:eastAsia="Times New Roman" w:hAnsi="Courier New" w:cs="Courier New"/>
                <w:color w:val="A31515"/>
                <w:sz w:val="18"/>
                <w:szCs w:val="18"/>
              </w:rPr>
              <w:t>"</w:t>
            </w:r>
            <w:proofErr w:type="spellStart"/>
            <w:r w:rsidRPr="00A9032B">
              <w:rPr>
                <w:rFonts w:ascii="Courier New" w:eastAsia="Times New Roman" w:hAnsi="Courier New" w:cs="Courier New"/>
                <w:color w:val="A31515"/>
                <w:sz w:val="18"/>
                <w:szCs w:val="18"/>
              </w:rPr>
              <w:t>loanBooked</w:t>
            </w:r>
            <w:proofErr w:type="spellEnd"/>
            <w:r w:rsidRPr="00A9032B">
              <w:rPr>
                <w:rFonts w:ascii="Courier New" w:eastAsia="Times New Roman" w:hAnsi="Courier New" w:cs="Courier New"/>
                <w:color w:val="A31515"/>
                <w:sz w:val="18"/>
                <w:szCs w:val="18"/>
              </w:rPr>
              <w:t>"</w:t>
            </w:r>
            <w:r w:rsidRPr="00A9032B">
              <w:rPr>
                <w:rFonts w:ascii="Courier New" w:eastAsia="Times New Roman" w:hAnsi="Courier New" w:cs="Courier New"/>
                <w:color w:val="000000"/>
                <w:sz w:val="18"/>
                <w:szCs w:val="18"/>
              </w:rPr>
              <w:t>: </w:t>
            </w:r>
            <w:r w:rsidR="00D315BD">
              <w:rPr>
                <w:rFonts w:ascii="Courier New" w:eastAsia="Times New Roman" w:hAnsi="Courier New" w:cs="Courier New"/>
                <w:color w:val="0451A5"/>
                <w:sz w:val="18"/>
                <w:szCs w:val="18"/>
              </w:rPr>
              <w:t>true</w:t>
            </w:r>
          </w:p>
          <w:p w14:paraId="76769B11" w14:textId="77777777" w:rsidR="00A9032B" w:rsidRPr="00A9032B" w:rsidRDefault="00A9032B" w:rsidP="00A9032B">
            <w:pPr>
              <w:shd w:val="clear" w:color="auto" w:fill="FFFFFE"/>
              <w:spacing w:line="270" w:lineRule="atLeast"/>
              <w:rPr>
                <w:rFonts w:ascii="Courier New" w:eastAsia="Times New Roman" w:hAnsi="Courier New" w:cs="Courier New"/>
                <w:color w:val="000000"/>
                <w:sz w:val="18"/>
                <w:szCs w:val="18"/>
              </w:rPr>
            </w:pPr>
            <w:r w:rsidRPr="00A9032B">
              <w:rPr>
                <w:rFonts w:ascii="Courier New" w:eastAsia="Times New Roman" w:hAnsi="Courier New" w:cs="Courier New"/>
                <w:color w:val="000000"/>
                <w:sz w:val="18"/>
                <w:szCs w:val="18"/>
              </w:rPr>
              <w:t>    }</w:t>
            </w:r>
          </w:p>
          <w:p w14:paraId="3F27D8C2" w14:textId="77777777" w:rsidR="00A9032B" w:rsidRPr="00A9032B" w:rsidRDefault="00A9032B" w:rsidP="00A9032B">
            <w:pPr>
              <w:shd w:val="clear" w:color="auto" w:fill="FFFFFE"/>
              <w:spacing w:line="270" w:lineRule="atLeast"/>
              <w:rPr>
                <w:rFonts w:ascii="Courier New" w:eastAsia="Times New Roman" w:hAnsi="Courier New" w:cs="Courier New"/>
                <w:color w:val="000000"/>
                <w:sz w:val="18"/>
                <w:szCs w:val="18"/>
              </w:rPr>
            </w:pPr>
            <w:r w:rsidRPr="00A9032B">
              <w:rPr>
                <w:rFonts w:ascii="Courier New" w:eastAsia="Times New Roman" w:hAnsi="Courier New" w:cs="Courier New"/>
                <w:color w:val="000000"/>
                <w:sz w:val="18"/>
                <w:szCs w:val="18"/>
              </w:rPr>
              <w:t>}</w:t>
            </w:r>
          </w:p>
          <w:p w14:paraId="15017240" w14:textId="7ED223A5" w:rsidR="004703A9" w:rsidRPr="00A84BF1" w:rsidRDefault="004703A9" w:rsidP="000A2CD8">
            <w:pPr>
              <w:rPr>
                <w:b w:val="0"/>
                <w:bCs w:val="0"/>
              </w:rPr>
            </w:pPr>
          </w:p>
        </w:tc>
      </w:tr>
    </w:tbl>
    <w:p w14:paraId="3A2D8A70" w14:textId="1BAB12B1" w:rsidR="00BF4955" w:rsidRPr="00757DFE" w:rsidRDefault="00BF4955" w:rsidP="00BF4955">
      <w:pPr>
        <w:pStyle w:val="Heading4"/>
      </w:pPr>
      <w:r w:rsidRPr="00757DFE">
        <w:t>Response Sample</w:t>
      </w:r>
      <w:r>
        <w:t xml:space="preserve"> - failure</w:t>
      </w:r>
    </w:p>
    <w:p w14:paraId="2445B96F" w14:textId="39E2FEBF" w:rsidR="008959E7" w:rsidRPr="009223B5" w:rsidRDefault="008959E7" w:rsidP="00BF4955">
      <w:pPr>
        <w:rPr>
          <w:b/>
          <w:bCs/>
        </w:rPr>
      </w:pPr>
    </w:p>
    <w:tbl>
      <w:tblPr>
        <w:tblStyle w:val="GridTable1Light-Accent112"/>
        <w:tblW w:w="12955" w:type="dxa"/>
        <w:tblLook w:val="04A0" w:firstRow="1" w:lastRow="0" w:firstColumn="1" w:lastColumn="0" w:noHBand="0" w:noVBand="1"/>
      </w:tblPr>
      <w:tblGrid>
        <w:gridCol w:w="12955"/>
      </w:tblGrid>
      <w:tr w:rsidR="008959E7" w:rsidRPr="00A673E2" w14:paraId="728AD249" w14:textId="77777777" w:rsidTr="008959E7">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2955" w:type="dxa"/>
          </w:tcPr>
          <w:p w14:paraId="6215B6EB" w14:textId="77777777" w:rsidR="00A9032B" w:rsidRPr="00A9032B" w:rsidRDefault="00A9032B" w:rsidP="00A9032B">
            <w:pPr>
              <w:shd w:val="clear" w:color="auto" w:fill="FFFFFE"/>
              <w:spacing w:line="270" w:lineRule="atLeast"/>
              <w:rPr>
                <w:rFonts w:ascii="Courier New" w:eastAsia="Times New Roman" w:hAnsi="Courier New" w:cs="Courier New"/>
                <w:color w:val="000000"/>
                <w:sz w:val="18"/>
                <w:szCs w:val="18"/>
              </w:rPr>
            </w:pPr>
            <w:r w:rsidRPr="00A9032B">
              <w:rPr>
                <w:rFonts w:ascii="Courier New" w:eastAsia="Times New Roman" w:hAnsi="Courier New" w:cs="Courier New"/>
                <w:color w:val="000000"/>
                <w:sz w:val="18"/>
                <w:szCs w:val="18"/>
              </w:rPr>
              <w:t>{</w:t>
            </w:r>
          </w:p>
          <w:p w14:paraId="76174264" w14:textId="77777777" w:rsidR="00A9032B" w:rsidRPr="00A9032B" w:rsidRDefault="00A9032B" w:rsidP="00A9032B">
            <w:pPr>
              <w:shd w:val="clear" w:color="auto" w:fill="FFFFFE"/>
              <w:spacing w:line="270" w:lineRule="atLeast"/>
              <w:rPr>
                <w:rFonts w:ascii="Courier New" w:eastAsia="Times New Roman" w:hAnsi="Courier New" w:cs="Courier New"/>
                <w:color w:val="000000"/>
                <w:sz w:val="18"/>
                <w:szCs w:val="18"/>
              </w:rPr>
            </w:pPr>
            <w:r w:rsidRPr="00A9032B">
              <w:rPr>
                <w:rFonts w:ascii="Courier New" w:eastAsia="Times New Roman" w:hAnsi="Courier New" w:cs="Courier New"/>
                <w:color w:val="000000"/>
                <w:sz w:val="18"/>
                <w:szCs w:val="18"/>
              </w:rPr>
              <w:t>    </w:t>
            </w:r>
            <w:r w:rsidRPr="00A9032B">
              <w:rPr>
                <w:rFonts w:ascii="Courier New" w:eastAsia="Times New Roman" w:hAnsi="Courier New" w:cs="Courier New"/>
                <w:color w:val="A31515"/>
                <w:sz w:val="18"/>
                <w:szCs w:val="18"/>
              </w:rPr>
              <w:t>"</w:t>
            </w:r>
            <w:proofErr w:type="spellStart"/>
            <w:r w:rsidRPr="00A9032B">
              <w:rPr>
                <w:rFonts w:ascii="Courier New" w:eastAsia="Times New Roman" w:hAnsi="Courier New" w:cs="Courier New"/>
                <w:color w:val="A31515"/>
                <w:sz w:val="18"/>
                <w:szCs w:val="18"/>
              </w:rPr>
              <w:t>isSuccess</w:t>
            </w:r>
            <w:proofErr w:type="spellEnd"/>
            <w:r w:rsidRPr="00A9032B">
              <w:rPr>
                <w:rFonts w:ascii="Courier New" w:eastAsia="Times New Roman" w:hAnsi="Courier New" w:cs="Courier New"/>
                <w:color w:val="A31515"/>
                <w:sz w:val="18"/>
                <w:szCs w:val="18"/>
              </w:rPr>
              <w:t>"</w:t>
            </w:r>
            <w:r w:rsidRPr="00A9032B">
              <w:rPr>
                <w:rFonts w:ascii="Courier New" w:eastAsia="Times New Roman" w:hAnsi="Courier New" w:cs="Courier New"/>
                <w:color w:val="000000"/>
                <w:sz w:val="18"/>
                <w:szCs w:val="18"/>
              </w:rPr>
              <w:t>: </w:t>
            </w:r>
            <w:r w:rsidRPr="00A9032B">
              <w:rPr>
                <w:rFonts w:ascii="Courier New" w:eastAsia="Times New Roman" w:hAnsi="Courier New" w:cs="Courier New"/>
                <w:color w:val="0451A5"/>
                <w:sz w:val="18"/>
                <w:szCs w:val="18"/>
              </w:rPr>
              <w:t>false</w:t>
            </w:r>
            <w:r w:rsidRPr="00A9032B">
              <w:rPr>
                <w:rFonts w:ascii="Courier New" w:eastAsia="Times New Roman" w:hAnsi="Courier New" w:cs="Courier New"/>
                <w:color w:val="000000"/>
                <w:sz w:val="18"/>
                <w:szCs w:val="18"/>
              </w:rPr>
              <w:t>,</w:t>
            </w:r>
          </w:p>
          <w:p w14:paraId="755ADB2E" w14:textId="77777777" w:rsidR="00A9032B" w:rsidRPr="00A9032B" w:rsidRDefault="00A9032B" w:rsidP="00A9032B">
            <w:pPr>
              <w:shd w:val="clear" w:color="auto" w:fill="FFFFFE"/>
              <w:spacing w:line="270" w:lineRule="atLeast"/>
              <w:rPr>
                <w:rFonts w:ascii="Courier New" w:eastAsia="Times New Roman" w:hAnsi="Courier New" w:cs="Courier New"/>
                <w:color w:val="000000"/>
                <w:sz w:val="18"/>
                <w:szCs w:val="18"/>
              </w:rPr>
            </w:pPr>
            <w:r w:rsidRPr="00A9032B">
              <w:rPr>
                <w:rFonts w:ascii="Courier New" w:eastAsia="Times New Roman" w:hAnsi="Courier New" w:cs="Courier New"/>
                <w:color w:val="000000"/>
                <w:sz w:val="18"/>
                <w:szCs w:val="18"/>
              </w:rPr>
              <w:t>    </w:t>
            </w:r>
            <w:r w:rsidRPr="00A9032B">
              <w:rPr>
                <w:rFonts w:ascii="Courier New" w:eastAsia="Times New Roman" w:hAnsi="Courier New" w:cs="Courier New"/>
                <w:color w:val="A31515"/>
                <w:sz w:val="18"/>
                <w:szCs w:val="18"/>
              </w:rPr>
              <w:t>"errors"</w:t>
            </w:r>
            <w:r w:rsidRPr="00A9032B">
              <w:rPr>
                <w:rFonts w:ascii="Courier New" w:eastAsia="Times New Roman" w:hAnsi="Courier New" w:cs="Courier New"/>
                <w:color w:val="000000"/>
                <w:sz w:val="18"/>
                <w:szCs w:val="18"/>
              </w:rPr>
              <w:t>: {</w:t>
            </w:r>
          </w:p>
          <w:p w14:paraId="3997606F" w14:textId="77777777" w:rsidR="00A9032B" w:rsidRPr="00A9032B" w:rsidRDefault="00A9032B" w:rsidP="00A9032B">
            <w:pPr>
              <w:shd w:val="clear" w:color="auto" w:fill="FFFFFE"/>
              <w:spacing w:line="270" w:lineRule="atLeast"/>
              <w:rPr>
                <w:rFonts w:ascii="Courier New" w:eastAsia="Times New Roman" w:hAnsi="Courier New" w:cs="Courier New"/>
                <w:color w:val="000000"/>
                <w:sz w:val="18"/>
                <w:szCs w:val="18"/>
              </w:rPr>
            </w:pPr>
            <w:r w:rsidRPr="00A9032B">
              <w:rPr>
                <w:rFonts w:ascii="Courier New" w:eastAsia="Times New Roman" w:hAnsi="Courier New" w:cs="Courier New"/>
                <w:color w:val="000000"/>
                <w:sz w:val="18"/>
                <w:szCs w:val="18"/>
              </w:rPr>
              <w:lastRenderedPageBreak/>
              <w:t>        </w:t>
            </w:r>
            <w:r w:rsidRPr="00A9032B">
              <w:rPr>
                <w:rFonts w:ascii="Courier New" w:eastAsia="Times New Roman" w:hAnsi="Courier New" w:cs="Courier New"/>
                <w:color w:val="A31515"/>
                <w:sz w:val="18"/>
                <w:szCs w:val="18"/>
              </w:rPr>
              <w:t>"code"</w:t>
            </w:r>
            <w:r w:rsidRPr="00A9032B">
              <w:rPr>
                <w:rFonts w:ascii="Courier New" w:eastAsia="Times New Roman" w:hAnsi="Courier New" w:cs="Courier New"/>
                <w:color w:val="000000"/>
                <w:sz w:val="18"/>
                <w:szCs w:val="18"/>
              </w:rPr>
              <w:t>: </w:t>
            </w:r>
            <w:r w:rsidRPr="00A9032B">
              <w:rPr>
                <w:rFonts w:ascii="Courier New" w:eastAsia="Times New Roman" w:hAnsi="Courier New" w:cs="Courier New"/>
                <w:color w:val="0451A5"/>
                <w:sz w:val="18"/>
                <w:szCs w:val="18"/>
              </w:rPr>
              <w:t>"1"</w:t>
            </w:r>
            <w:r w:rsidRPr="00A9032B">
              <w:rPr>
                <w:rFonts w:ascii="Courier New" w:eastAsia="Times New Roman" w:hAnsi="Courier New" w:cs="Courier New"/>
                <w:color w:val="000000"/>
                <w:sz w:val="18"/>
                <w:szCs w:val="18"/>
              </w:rPr>
              <w:t>,</w:t>
            </w:r>
          </w:p>
          <w:p w14:paraId="7F5B4B60" w14:textId="77777777" w:rsidR="00A9032B" w:rsidRPr="00A9032B" w:rsidRDefault="00A9032B" w:rsidP="00A9032B">
            <w:pPr>
              <w:shd w:val="clear" w:color="auto" w:fill="FFFFFE"/>
              <w:spacing w:line="270" w:lineRule="atLeast"/>
              <w:rPr>
                <w:rFonts w:ascii="Courier New" w:eastAsia="Times New Roman" w:hAnsi="Courier New" w:cs="Courier New"/>
                <w:color w:val="000000"/>
                <w:sz w:val="18"/>
                <w:szCs w:val="18"/>
              </w:rPr>
            </w:pPr>
            <w:r w:rsidRPr="00A9032B">
              <w:rPr>
                <w:rFonts w:ascii="Courier New" w:eastAsia="Times New Roman" w:hAnsi="Courier New" w:cs="Courier New"/>
                <w:color w:val="000000"/>
                <w:sz w:val="18"/>
                <w:szCs w:val="18"/>
              </w:rPr>
              <w:t>        </w:t>
            </w:r>
            <w:r w:rsidRPr="00A9032B">
              <w:rPr>
                <w:rFonts w:ascii="Courier New" w:eastAsia="Times New Roman" w:hAnsi="Courier New" w:cs="Courier New"/>
                <w:color w:val="A31515"/>
                <w:sz w:val="18"/>
                <w:szCs w:val="18"/>
              </w:rPr>
              <w:t>"message"</w:t>
            </w:r>
            <w:r w:rsidRPr="00A9032B">
              <w:rPr>
                <w:rFonts w:ascii="Courier New" w:eastAsia="Times New Roman" w:hAnsi="Courier New" w:cs="Courier New"/>
                <w:color w:val="000000"/>
                <w:sz w:val="18"/>
                <w:szCs w:val="18"/>
              </w:rPr>
              <w:t>: </w:t>
            </w:r>
            <w:r w:rsidRPr="00A9032B">
              <w:rPr>
                <w:rFonts w:ascii="Courier New" w:eastAsia="Times New Roman" w:hAnsi="Courier New" w:cs="Courier New"/>
                <w:color w:val="0451A5"/>
                <w:sz w:val="18"/>
                <w:szCs w:val="18"/>
              </w:rPr>
              <w:t>"could not get data"</w:t>
            </w:r>
          </w:p>
          <w:p w14:paraId="6C67A5E5" w14:textId="77777777" w:rsidR="00A9032B" w:rsidRPr="00A9032B" w:rsidRDefault="00A9032B" w:rsidP="00A9032B">
            <w:pPr>
              <w:shd w:val="clear" w:color="auto" w:fill="FFFFFE"/>
              <w:spacing w:line="270" w:lineRule="atLeast"/>
              <w:rPr>
                <w:rFonts w:ascii="Courier New" w:eastAsia="Times New Roman" w:hAnsi="Courier New" w:cs="Courier New"/>
                <w:color w:val="000000"/>
                <w:sz w:val="18"/>
                <w:szCs w:val="18"/>
              </w:rPr>
            </w:pPr>
            <w:r w:rsidRPr="00A9032B">
              <w:rPr>
                <w:rFonts w:ascii="Courier New" w:eastAsia="Times New Roman" w:hAnsi="Courier New" w:cs="Courier New"/>
                <w:color w:val="000000"/>
                <w:sz w:val="18"/>
                <w:szCs w:val="18"/>
              </w:rPr>
              <w:t>    },</w:t>
            </w:r>
          </w:p>
          <w:p w14:paraId="5F54447D" w14:textId="77777777" w:rsidR="00A9032B" w:rsidRPr="00A9032B" w:rsidRDefault="00A9032B" w:rsidP="00A9032B">
            <w:pPr>
              <w:shd w:val="clear" w:color="auto" w:fill="FFFFFE"/>
              <w:spacing w:line="270" w:lineRule="atLeast"/>
              <w:rPr>
                <w:rFonts w:ascii="Courier New" w:eastAsia="Times New Roman" w:hAnsi="Courier New" w:cs="Courier New"/>
                <w:color w:val="000000"/>
                <w:sz w:val="18"/>
                <w:szCs w:val="18"/>
              </w:rPr>
            </w:pPr>
            <w:r w:rsidRPr="00A9032B">
              <w:rPr>
                <w:rFonts w:ascii="Courier New" w:eastAsia="Times New Roman" w:hAnsi="Courier New" w:cs="Courier New"/>
                <w:color w:val="000000"/>
                <w:sz w:val="18"/>
                <w:szCs w:val="18"/>
              </w:rPr>
              <w:t>    </w:t>
            </w:r>
            <w:r w:rsidRPr="00A9032B">
              <w:rPr>
                <w:rFonts w:ascii="Courier New" w:eastAsia="Times New Roman" w:hAnsi="Courier New" w:cs="Courier New"/>
                <w:color w:val="A31515"/>
                <w:sz w:val="18"/>
                <w:szCs w:val="18"/>
              </w:rPr>
              <w:t>"data"</w:t>
            </w:r>
            <w:r w:rsidRPr="00A9032B">
              <w:rPr>
                <w:rFonts w:ascii="Courier New" w:eastAsia="Times New Roman" w:hAnsi="Courier New" w:cs="Courier New"/>
                <w:color w:val="000000"/>
                <w:sz w:val="18"/>
                <w:szCs w:val="18"/>
              </w:rPr>
              <w:t>: </w:t>
            </w:r>
            <w:r w:rsidRPr="00A9032B">
              <w:rPr>
                <w:rFonts w:ascii="Courier New" w:eastAsia="Times New Roman" w:hAnsi="Courier New" w:cs="Courier New"/>
                <w:color w:val="0451A5"/>
                <w:sz w:val="18"/>
                <w:szCs w:val="18"/>
              </w:rPr>
              <w:t>null</w:t>
            </w:r>
          </w:p>
          <w:p w14:paraId="3ED46AD1" w14:textId="77777777" w:rsidR="00A9032B" w:rsidRPr="00A9032B" w:rsidRDefault="00A9032B" w:rsidP="00A9032B">
            <w:pPr>
              <w:shd w:val="clear" w:color="auto" w:fill="FFFFFE"/>
              <w:spacing w:line="270" w:lineRule="atLeast"/>
              <w:rPr>
                <w:rFonts w:ascii="Courier New" w:eastAsia="Times New Roman" w:hAnsi="Courier New" w:cs="Courier New"/>
                <w:color w:val="000000"/>
                <w:sz w:val="18"/>
                <w:szCs w:val="18"/>
              </w:rPr>
            </w:pPr>
            <w:r w:rsidRPr="00A9032B">
              <w:rPr>
                <w:rFonts w:ascii="Courier New" w:eastAsia="Times New Roman" w:hAnsi="Courier New" w:cs="Courier New"/>
                <w:color w:val="000000"/>
                <w:sz w:val="18"/>
                <w:szCs w:val="18"/>
              </w:rPr>
              <w:t>}</w:t>
            </w:r>
          </w:p>
          <w:p w14:paraId="79B36732" w14:textId="6C8C6BF0" w:rsidR="008959E7" w:rsidRPr="00A84BF1" w:rsidRDefault="008959E7" w:rsidP="008959E7">
            <w:pPr>
              <w:rPr>
                <w:b w:val="0"/>
                <w:bCs w:val="0"/>
              </w:rPr>
            </w:pPr>
          </w:p>
        </w:tc>
      </w:tr>
    </w:tbl>
    <w:p w14:paraId="0A91C693" w14:textId="0ABED85B" w:rsidR="00F07B64" w:rsidRDefault="00F07B64">
      <w:pPr>
        <w:rPr>
          <w:rFonts w:eastAsiaTheme="majorEastAsia" w:cstheme="minorHAnsi"/>
          <w:b/>
          <w:bCs/>
          <w:color w:val="4F81BD" w:themeColor="accent1"/>
          <w:sz w:val="20"/>
          <w:szCs w:val="20"/>
        </w:rPr>
      </w:pPr>
    </w:p>
    <w:p w14:paraId="44245C96" w14:textId="77777777" w:rsidR="00A66D40" w:rsidRPr="0053157A" w:rsidRDefault="00A66D40" w:rsidP="00A66D40">
      <w:pPr>
        <w:pStyle w:val="Heading2"/>
        <w:spacing w:line="240" w:lineRule="auto"/>
        <w:rPr>
          <w:rFonts w:asciiTheme="minorHAnsi" w:hAnsiTheme="minorHAnsi" w:cstheme="minorHAnsi"/>
        </w:rPr>
      </w:pPr>
      <w:bookmarkStart w:id="34" w:name="_Toc512504613"/>
      <w:bookmarkStart w:id="35" w:name="_Toc132070520"/>
      <w:proofErr w:type="spellStart"/>
      <w:r>
        <w:rPr>
          <w:rFonts w:asciiTheme="minorHAnsi" w:hAnsiTheme="minorHAnsi" w:cstheme="minorHAnsi"/>
        </w:rPr>
        <w:t>DebitRev</w:t>
      </w:r>
      <w:proofErr w:type="spellEnd"/>
      <w:r w:rsidRPr="00477803">
        <w:rPr>
          <w:rFonts w:asciiTheme="minorHAnsi" w:hAnsiTheme="minorHAnsi" w:cstheme="minorHAnsi"/>
        </w:rPr>
        <w:t xml:space="preserve"> Request</w:t>
      </w:r>
      <w:bookmarkEnd w:id="34"/>
      <w:bookmarkEnd w:id="35"/>
    </w:p>
    <w:p w14:paraId="4200C9C6" w14:textId="2D5FAEF2" w:rsidR="00A66D40" w:rsidRDefault="00A66D40" w:rsidP="00A66D40">
      <w:r>
        <w:t xml:space="preserve">When Adapter receives </w:t>
      </w:r>
      <w:proofErr w:type="spellStart"/>
      <w:r>
        <w:t>DebitRev</w:t>
      </w:r>
      <w:proofErr w:type="spellEnd"/>
      <w:r>
        <w:t xml:space="preserve"> </w:t>
      </w:r>
      <w:r w:rsidR="004D68F9">
        <w:t>Request,</w:t>
      </w:r>
      <w:r w:rsidR="00E76FD0">
        <w:t xml:space="preserve"> Adapter shall respond </w:t>
      </w:r>
      <w:r w:rsidR="004D68F9">
        <w:t>directly</w:t>
      </w:r>
      <w:r w:rsidR="00E76FD0">
        <w:t xml:space="preserve"> with configurable error code default [200] without send the request to </w:t>
      </w:r>
      <w:proofErr w:type="spellStart"/>
      <w:r w:rsidR="00E76FD0">
        <w:t>souhoola</w:t>
      </w:r>
      <w:proofErr w:type="spellEnd"/>
      <w:r w:rsidR="00E76FD0">
        <w:t>.</w:t>
      </w:r>
    </w:p>
    <w:p w14:paraId="567EE3D0" w14:textId="77777777" w:rsidR="00A66D40" w:rsidRDefault="00A66D40">
      <w:pPr>
        <w:rPr>
          <w:rFonts w:eastAsiaTheme="majorEastAsia" w:cstheme="minorHAnsi"/>
          <w:b/>
          <w:bCs/>
          <w:color w:val="4F81BD" w:themeColor="accent1"/>
          <w:sz w:val="20"/>
          <w:szCs w:val="20"/>
        </w:rPr>
      </w:pPr>
    </w:p>
    <w:p w14:paraId="11C87654" w14:textId="77777777" w:rsidR="00E76FD0" w:rsidRPr="00757DFE" w:rsidRDefault="00E76FD0" w:rsidP="00E76FD0">
      <w:pPr>
        <w:pStyle w:val="Heading4"/>
      </w:pPr>
      <w:bookmarkStart w:id="36" w:name="_Toc128499460"/>
      <w:r w:rsidRPr="00757DFE">
        <w:t>Status Code Mapping</w:t>
      </w:r>
      <w:bookmarkEnd w:id="36"/>
    </w:p>
    <w:tbl>
      <w:tblPr>
        <w:tblStyle w:val="GridTable1Light-Accent13"/>
        <w:tblW w:w="12960" w:type="dxa"/>
        <w:tblLook w:val="04A0" w:firstRow="1" w:lastRow="0" w:firstColumn="1" w:lastColumn="0" w:noHBand="0" w:noVBand="1"/>
      </w:tblPr>
      <w:tblGrid>
        <w:gridCol w:w="2231"/>
        <w:gridCol w:w="6229"/>
        <w:gridCol w:w="4500"/>
      </w:tblGrid>
      <w:tr w:rsidR="00E76FD0" w:rsidRPr="00757DFE" w14:paraId="2807C703" w14:textId="77777777" w:rsidTr="00FF73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1" w:type="dxa"/>
            <w:tcBorders>
              <w:left w:val="nil"/>
            </w:tcBorders>
            <w:shd w:val="clear" w:color="auto" w:fill="DEEAF6"/>
            <w:hideMark/>
          </w:tcPr>
          <w:p w14:paraId="52702944" w14:textId="77777777" w:rsidR="00E76FD0" w:rsidRPr="00757DFE" w:rsidRDefault="00E76FD0" w:rsidP="00FF73D9">
            <w:pPr>
              <w:jc w:val="center"/>
              <w:rPr>
                <w:rFonts w:cstheme="minorHAnsi"/>
                <w:b w:val="0"/>
                <w:bCs w:val="0"/>
              </w:rPr>
            </w:pPr>
            <w:r w:rsidRPr="00757DFE">
              <w:rPr>
                <w:rFonts w:cstheme="minorHAnsi"/>
                <w:b w:val="0"/>
                <w:bCs w:val="0"/>
              </w:rPr>
              <w:t>Status Code</w:t>
            </w:r>
          </w:p>
        </w:tc>
        <w:tc>
          <w:tcPr>
            <w:tcW w:w="6229" w:type="dxa"/>
            <w:tcBorders>
              <w:right w:val="nil"/>
            </w:tcBorders>
            <w:shd w:val="clear" w:color="auto" w:fill="DEEAF6"/>
            <w:hideMark/>
          </w:tcPr>
          <w:p w14:paraId="33EBEABF" w14:textId="77777777" w:rsidR="00E76FD0" w:rsidRPr="00757DFE" w:rsidRDefault="00E76FD0" w:rsidP="00FF73D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757DFE">
              <w:rPr>
                <w:rFonts w:cstheme="minorHAnsi"/>
                <w:b w:val="0"/>
                <w:bCs w:val="0"/>
              </w:rPr>
              <w:t>Description</w:t>
            </w:r>
          </w:p>
        </w:tc>
        <w:tc>
          <w:tcPr>
            <w:tcW w:w="4500" w:type="dxa"/>
            <w:tcBorders>
              <w:right w:val="nil"/>
            </w:tcBorders>
            <w:shd w:val="clear" w:color="auto" w:fill="DEEAF6"/>
          </w:tcPr>
          <w:p w14:paraId="7C998171" w14:textId="77777777" w:rsidR="00E76FD0" w:rsidRPr="00757DFE" w:rsidRDefault="00E76FD0" w:rsidP="00FF73D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757DFE">
              <w:rPr>
                <w:rFonts w:cstheme="minorHAnsi"/>
                <w:b w:val="0"/>
                <w:bCs w:val="0"/>
              </w:rPr>
              <w:t>Fawry Status Code</w:t>
            </w:r>
          </w:p>
        </w:tc>
      </w:tr>
      <w:tr w:rsidR="00E76FD0" w:rsidRPr="00757DFE" w14:paraId="65D1A323" w14:textId="77777777" w:rsidTr="00FF73D9">
        <w:tc>
          <w:tcPr>
            <w:cnfStyle w:val="001000000000" w:firstRow="0" w:lastRow="0" w:firstColumn="1" w:lastColumn="0" w:oddVBand="0" w:evenVBand="0" w:oddHBand="0" w:evenHBand="0" w:firstRowFirstColumn="0" w:firstRowLastColumn="0" w:lastRowFirstColumn="0" w:lastRowLastColumn="0"/>
            <w:tcW w:w="2231" w:type="dxa"/>
            <w:tcBorders>
              <w:left w:val="nil"/>
            </w:tcBorders>
          </w:tcPr>
          <w:p w14:paraId="4D6A746A" w14:textId="77777777" w:rsidR="00E76FD0" w:rsidRPr="00757DFE" w:rsidRDefault="00E76FD0" w:rsidP="00FF73D9">
            <w:pPr>
              <w:rPr>
                <w:rFonts w:cstheme="minorHAnsi"/>
                <w:b w:val="0"/>
                <w:bCs w:val="0"/>
              </w:rPr>
            </w:pPr>
            <w:r>
              <w:rPr>
                <w:rFonts w:cstheme="minorHAnsi"/>
                <w:b w:val="0"/>
                <w:bCs w:val="0"/>
              </w:rPr>
              <w:t>16</w:t>
            </w:r>
          </w:p>
        </w:tc>
        <w:tc>
          <w:tcPr>
            <w:tcW w:w="6229" w:type="dxa"/>
            <w:tcBorders>
              <w:right w:val="nil"/>
            </w:tcBorders>
            <w:shd w:val="clear" w:color="auto" w:fill="auto"/>
          </w:tcPr>
          <w:p w14:paraId="0800D470" w14:textId="77777777" w:rsidR="00E76FD0" w:rsidRPr="00FF73D9" w:rsidRDefault="00E76FD0" w:rsidP="00FF73D9">
            <w:pPr>
              <w:cnfStyle w:val="000000000000" w:firstRow="0" w:lastRow="0" w:firstColumn="0" w:lastColumn="0" w:oddVBand="0" w:evenVBand="0" w:oddHBand="0" w:evenHBand="0" w:firstRowFirstColumn="0" w:firstRowLastColumn="0" w:lastRowFirstColumn="0" w:lastRowLastColumn="0"/>
              <w:rPr>
                <w:rFonts w:cstheme="minorHAnsi"/>
              </w:rPr>
            </w:pPr>
            <w:r w:rsidRPr="00FF73D9">
              <w:rPr>
                <w:rFonts w:cstheme="minorHAnsi"/>
              </w:rPr>
              <w:t>Token Wrong</w:t>
            </w:r>
          </w:p>
        </w:tc>
        <w:tc>
          <w:tcPr>
            <w:tcW w:w="4500" w:type="dxa"/>
            <w:tcBorders>
              <w:right w:val="nil"/>
            </w:tcBorders>
          </w:tcPr>
          <w:p w14:paraId="22E27C92" w14:textId="77777777" w:rsidR="00E76FD0" w:rsidRPr="00757DFE" w:rsidRDefault="00E76FD0" w:rsidP="00FF73D9">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31</w:t>
            </w:r>
          </w:p>
        </w:tc>
      </w:tr>
      <w:tr w:rsidR="00E76FD0" w:rsidRPr="00757DFE" w14:paraId="328AE874" w14:textId="77777777" w:rsidTr="00FF73D9">
        <w:tc>
          <w:tcPr>
            <w:cnfStyle w:val="001000000000" w:firstRow="0" w:lastRow="0" w:firstColumn="1" w:lastColumn="0" w:oddVBand="0" w:evenVBand="0" w:oddHBand="0" w:evenHBand="0" w:firstRowFirstColumn="0" w:firstRowLastColumn="0" w:lastRowFirstColumn="0" w:lastRowLastColumn="0"/>
            <w:tcW w:w="2231" w:type="dxa"/>
            <w:tcBorders>
              <w:left w:val="nil"/>
            </w:tcBorders>
          </w:tcPr>
          <w:p w14:paraId="366C5519" w14:textId="104490E3" w:rsidR="00E76FD0" w:rsidRDefault="00E76FD0" w:rsidP="00FF73D9">
            <w:pPr>
              <w:rPr>
                <w:rFonts w:cstheme="minorHAnsi"/>
                <w:b w:val="0"/>
                <w:bCs w:val="0"/>
              </w:rPr>
            </w:pPr>
            <w:r>
              <w:rPr>
                <w:rFonts w:cstheme="minorHAnsi"/>
                <w:b w:val="0"/>
                <w:bCs w:val="0"/>
              </w:rPr>
              <w:t>1</w:t>
            </w:r>
          </w:p>
        </w:tc>
        <w:tc>
          <w:tcPr>
            <w:tcW w:w="6229" w:type="dxa"/>
            <w:tcBorders>
              <w:right w:val="nil"/>
            </w:tcBorders>
          </w:tcPr>
          <w:p w14:paraId="750982AF" w14:textId="415E18DB" w:rsidR="00E76FD0" w:rsidRPr="00EC2985" w:rsidRDefault="00E76FD0" w:rsidP="00FF73D9">
            <w:pPr>
              <w:cnfStyle w:val="000000000000" w:firstRow="0" w:lastRow="0" w:firstColumn="0" w:lastColumn="0" w:oddVBand="0" w:evenVBand="0" w:oddHBand="0" w:evenHBand="0" w:firstRowFirstColumn="0" w:firstRowLastColumn="0" w:lastRowFirstColumn="0" w:lastRowLastColumn="0"/>
              <w:rPr>
                <w:rFonts w:cs="Arial"/>
              </w:rPr>
            </w:pPr>
            <w:r w:rsidRPr="00A9032B">
              <w:rPr>
                <w:rFonts w:cstheme="minorHAnsi"/>
              </w:rPr>
              <w:t>could not get data</w:t>
            </w:r>
          </w:p>
        </w:tc>
        <w:tc>
          <w:tcPr>
            <w:tcW w:w="4500" w:type="dxa"/>
            <w:tcBorders>
              <w:right w:val="nil"/>
            </w:tcBorders>
          </w:tcPr>
          <w:p w14:paraId="08E77547" w14:textId="5B1E8DB5" w:rsidR="00E76FD0" w:rsidRPr="00757DFE" w:rsidRDefault="004D68F9" w:rsidP="00FF73D9">
            <w:pPr>
              <w:cnfStyle w:val="000000000000" w:firstRow="0" w:lastRow="0" w:firstColumn="0" w:lastColumn="0" w:oddVBand="0" w:evenVBand="0" w:oddHBand="0" w:evenHBand="0" w:firstRowFirstColumn="0" w:firstRowLastColumn="0" w:lastRowFirstColumn="0" w:lastRowLastColumn="0"/>
              <w:rPr>
                <w:rFonts w:cstheme="minorHAnsi"/>
              </w:rPr>
            </w:pPr>
            <w:r w:rsidRPr="004D68F9">
              <w:rPr>
                <w:rFonts w:cstheme="minorHAnsi"/>
              </w:rPr>
              <w:t>99002</w:t>
            </w:r>
          </w:p>
        </w:tc>
      </w:tr>
      <w:tr w:rsidR="00E76FD0" w:rsidRPr="00757DFE" w14:paraId="7B8859BB" w14:textId="77777777" w:rsidTr="00FF73D9">
        <w:tc>
          <w:tcPr>
            <w:cnfStyle w:val="001000000000" w:firstRow="0" w:lastRow="0" w:firstColumn="1" w:lastColumn="0" w:oddVBand="0" w:evenVBand="0" w:oddHBand="0" w:evenHBand="0" w:firstRowFirstColumn="0" w:firstRowLastColumn="0" w:lastRowFirstColumn="0" w:lastRowLastColumn="0"/>
            <w:tcW w:w="2231" w:type="dxa"/>
            <w:tcBorders>
              <w:left w:val="nil"/>
            </w:tcBorders>
          </w:tcPr>
          <w:p w14:paraId="160484CF" w14:textId="77777777" w:rsidR="00E76FD0" w:rsidRPr="00757DFE" w:rsidRDefault="00E76FD0" w:rsidP="00FF73D9">
            <w:pPr>
              <w:rPr>
                <w:rFonts w:cstheme="minorHAnsi"/>
                <w:b w:val="0"/>
                <w:bCs w:val="0"/>
              </w:rPr>
            </w:pPr>
          </w:p>
        </w:tc>
        <w:tc>
          <w:tcPr>
            <w:tcW w:w="6229" w:type="dxa"/>
            <w:tcBorders>
              <w:right w:val="nil"/>
            </w:tcBorders>
          </w:tcPr>
          <w:p w14:paraId="4667A46F" w14:textId="77777777" w:rsidR="00E76FD0" w:rsidRPr="00EC2985" w:rsidRDefault="00E76FD0" w:rsidP="00FF73D9">
            <w:pPr>
              <w:tabs>
                <w:tab w:val="left" w:pos="2150"/>
              </w:tabs>
              <w:cnfStyle w:val="000000000000" w:firstRow="0" w:lastRow="0" w:firstColumn="0" w:lastColumn="0" w:oddVBand="0" w:evenVBand="0" w:oddHBand="0" w:evenHBand="0" w:firstRowFirstColumn="0" w:firstRowLastColumn="0" w:lastRowFirstColumn="0" w:lastRowLastColumn="0"/>
              <w:rPr>
                <w:rFonts w:cs="Arial"/>
              </w:rPr>
            </w:pPr>
          </w:p>
        </w:tc>
        <w:tc>
          <w:tcPr>
            <w:tcW w:w="4500" w:type="dxa"/>
            <w:tcBorders>
              <w:right w:val="nil"/>
            </w:tcBorders>
          </w:tcPr>
          <w:p w14:paraId="111C08C0" w14:textId="77777777" w:rsidR="00E76FD0" w:rsidRPr="00757DFE" w:rsidRDefault="00E76FD0" w:rsidP="00FF73D9">
            <w:pPr>
              <w:cnfStyle w:val="000000000000" w:firstRow="0" w:lastRow="0" w:firstColumn="0" w:lastColumn="0" w:oddVBand="0" w:evenVBand="0" w:oddHBand="0" w:evenHBand="0" w:firstRowFirstColumn="0" w:firstRowLastColumn="0" w:lastRowFirstColumn="0" w:lastRowLastColumn="0"/>
              <w:rPr>
                <w:rFonts w:cstheme="minorHAnsi"/>
              </w:rPr>
            </w:pPr>
          </w:p>
        </w:tc>
      </w:tr>
      <w:tr w:rsidR="00E76FD0" w:rsidRPr="00757DFE" w14:paraId="53C2B7EE" w14:textId="77777777" w:rsidTr="00FF73D9">
        <w:tc>
          <w:tcPr>
            <w:cnfStyle w:val="001000000000" w:firstRow="0" w:lastRow="0" w:firstColumn="1" w:lastColumn="0" w:oddVBand="0" w:evenVBand="0" w:oddHBand="0" w:evenHBand="0" w:firstRowFirstColumn="0" w:firstRowLastColumn="0" w:lastRowFirstColumn="0" w:lastRowLastColumn="0"/>
            <w:tcW w:w="2231" w:type="dxa"/>
            <w:tcBorders>
              <w:left w:val="nil"/>
            </w:tcBorders>
          </w:tcPr>
          <w:p w14:paraId="38E74CAD" w14:textId="77777777" w:rsidR="00E76FD0" w:rsidRDefault="00E76FD0" w:rsidP="00FF73D9">
            <w:pPr>
              <w:pStyle w:val="PlainText"/>
              <w:rPr>
                <w:b w:val="0"/>
                <w:bCs w:val="0"/>
              </w:rPr>
            </w:pPr>
          </w:p>
        </w:tc>
        <w:tc>
          <w:tcPr>
            <w:tcW w:w="6229" w:type="dxa"/>
            <w:tcBorders>
              <w:right w:val="nil"/>
            </w:tcBorders>
          </w:tcPr>
          <w:p w14:paraId="1C755880" w14:textId="77777777" w:rsidR="00E76FD0" w:rsidRPr="00EC2985" w:rsidRDefault="00E76FD0" w:rsidP="00FF73D9">
            <w:pPr>
              <w:cnfStyle w:val="000000000000" w:firstRow="0" w:lastRow="0" w:firstColumn="0" w:lastColumn="0" w:oddVBand="0" w:evenVBand="0" w:oddHBand="0" w:evenHBand="0" w:firstRowFirstColumn="0" w:firstRowLastColumn="0" w:lastRowFirstColumn="0" w:lastRowLastColumn="0"/>
              <w:rPr>
                <w:rFonts w:cs="Arial"/>
                <w:rtl/>
              </w:rPr>
            </w:pPr>
          </w:p>
        </w:tc>
        <w:tc>
          <w:tcPr>
            <w:tcW w:w="4500" w:type="dxa"/>
            <w:tcBorders>
              <w:right w:val="nil"/>
            </w:tcBorders>
          </w:tcPr>
          <w:p w14:paraId="5CD0DD32" w14:textId="77777777" w:rsidR="00E76FD0" w:rsidRPr="00757DFE" w:rsidRDefault="00E76FD0" w:rsidP="00FF73D9">
            <w:pPr>
              <w:cnfStyle w:val="000000000000" w:firstRow="0" w:lastRow="0" w:firstColumn="0" w:lastColumn="0" w:oddVBand="0" w:evenVBand="0" w:oddHBand="0" w:evenHBand="0" w:firstRowFirstColumn="0" w:firstRowLastColumn="0" w:lastRowFirstColumn="0" w:lastRowLastColumn="0"/>
              <w:rPr>
                <w:rFonts w:cstheme="minorHAnsi"/>
              </w:rPr>
            </w:pPr>
          </w:p>
        </w:tc>
      </w:tr>
    </w:tbl>
    <w:p w14:paraId="651B3344" w14:textId="765DB7D0" w:rsidR="0099666B" w:rsidRDefault="009723C4" w:rsidP="0099666B">
      <w:pPr>
        <w:shd w:val="clear" w:color="auto" w:fill="DAEEF3" w:themeFill="accent5" w:themeFillTint="33"/>
      </w:pPr>
      <w:r>
        <w:t>Other not mapped status codes should be mapped to 26 by default</w:t>
      </w:r>
    </w:p>
    <w:p w14:paraId="63AF17C6" w14:textId="005902B8" w:rsidR="00404FAD" w:rsidRDefault="00125B92" w:rsidP="0099666B">
      <w:pPr>
        <w:shd w:val="clear" w:color="auto" w:fill="DAEEF3" w:themeFill="accent5" w:themeFillTint="33"/>
      </w:pPr>
      <w:r>
        <w:t xml:space="preserve">Adapter should </w:t>
      </w:r>
      <w:r w:rsidR="00A078AC">
        <w:t xml:space="preserve">check the HTTP Response Code in HTTP Header and in case the HTTP Response </w:t>
      </w:r>
      <w:proofErr w:type="gramStart"/>
      <w:r w:rsidR="00A078AC">
        <w:t>Code !</w:t>
      </w:r>
      <w:proofErr w:type="gramEnd"/>
      <w:r w:rsidR="00A078AC">
        <w:t>= 200, then Adapter should map to 26</w:t>
      </w:r>
    </w:p>
    <w:p w14:paraId="659AA00F" w14:textId="4CDD924E" w:rsidR="00C34087" w:rsidRPr="00595505" w:rsidRDefault="00C34087" w:rsidP="00C34087">
      <w:pPr>
        <w:shd w:val="clear" w:color="auto" w:fill="FFFFFF" w:themeFill="background1"/>
      </w:pPr>
    </w:p>
    <w:sectPr w:rsidR="00C34087" w:rsidRPr="00595505" w:rsidSect="00E116B8">
      <w:headerReference w:type="default" r:id="rId9"/>
      <w:footerReference w:type="default" r:id="rId10"/>
      <w:headerReference w:type="first" r:id="rId11"/>
      <w:pgSz w:w="15840" w:h="12240" w:orient="landscape"/>
      <w:pgMar w:top="1440" w:right="1440" w:bottom="1440" w:left="144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BA9F46" w14:textId="77777777" w:rsidR="002C739E" w:rsidRPr="00717214" w:rsidRDefault="002C739E" w:rsidP="00717214">
      <w:pPr>
        <w:pStyle w:val="Default"/>
        <w:rPr>
          <w:rFonts w:asciiTheme="minorHAnsi" w:hAnsiTheme="minorHAnsi" w:cstheme="minorBidi"/>
          <w:color w:val="auto"/>
          <w:sz w:val="22"/>
          <w:szCs w:val="22"/>
        </w:rPr>
      </w:pPr>
      <w:r>
        <w:separator/>
      </w:r>
    </w:p>
  </w:endnote>
  <w:endnote w:type="continuationSeparator" w:id="0">
    <w:p w14:paraId="21DBA0F3" w14:textId="77777777" w:rsidR="002C739E" w:rsidRPr="00717214" w:rsidRDefault="002C739E" w:rsidP="00717214">
      <w:pPr>
        <w:pStyle w:val="Default"/>
        <w:rPr>
          <w:rFonts w:asciiTheme="minorHAnsi" w:hAnsiTheme="minorHAnsi" w:cstheme="minorBidi"/>
          <w:color w:val="auto"/>
          <w:sz w:val="22"/>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old">
    <w:altName w:val="Times New Roman"/>
    <w:panose1 w:val="020B0704020202020204"/>
    <w:charset w:val="00"/>
    <w:family w:val="roman"/>
    <w:pitch w:val="default"/>
    <w:sig w:usb0="00000000"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3"/>
      <w:tblW w:w="15932" w:type="dxa"/>
      <w:tblInd w:w="-14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8"/>
      <w:gridCol w:w="4230"/>
      <w:gridCol w:w="4694"/>
    </w:tblGrid>
    <w:tr w:rsidR="00E531A3" w:rsidRPr="00E116B8" w14:paraId="0F90F5A1" w14:textId="77777777" w:rsidTr="007A106E">
      <w:trPr>
        <w:trHeight w:val="282"/>
      </w:trPr>
      <w:tc>
        <w:tcPr>
          <w:tcW w:w="7008" w:type="dxa"/>
          <w:shd w:val="clear" w:color="auto" w:fill="auto"/>
          <w:vAlign w:val="center"/>
        </w:tcPr>
        <w:p w14:paraId="27250E8E" w14:textId="77777777" w:rsidR="00E531A3" w:rsidRPr="00E116B8" w:rsidRDefault="00E531A3" w:rsidP="00E116B8">
          <w:pPr>
            <w:tabs>
              <w:tab w:val="center" w:pos="4320"/>
              <w:tab w:val="right" w:pos="8640"/>
            </w:tabs>
            <w:spacing w:after="200" w:line="276" w:lineRule="auto"/>
            <w:rPr>
              <w:rFonts w:eastAsiaTheme="minorHAnsi"/>
              <w:bCs/>
              <w:sz w:val="20"/>
              <w:szCs w:val="20"/>
            </w:rPr>
          </w:pPr>
        </w:p>
      </w:tc>
      <w:tc>
        <w:tcPr>
          <w:tcW w:w="4230" w:type="dxa"/>
          <w:shd w:val="clear" w:color="auto" w:fill="auto"/>
          <w:vAlign w:val="center"/>
        </w:tcPr>
        <w:p w14:paraId="53AC145C" w14:textId="6B299228" w:rsidR="00E531A3" w:rsidRPr="00E116B8" w:rsidRDefault="00E531A3" w:rsidP="00E116B8">
          <w:pPr>
            <w:tabs>
              <w:tab w:val="center" w:pos="4320"/>
              <w:tab w:val="right" w:pos="8640"/>
            </w:tabs>
            <w:spacing w:after="200" w:line="276" w:lineRule="auto"/>
            <w:rPr>
              <w:rFonts w:eastAsiaTheme="minorHAnsi"/>
              <w:b/>
              <w:color w:val="808080" w:themeColor="background1" w:themeShade="80"/>
              <w:sz w:val="20"/>
              <w:szCs w:val="20"/>
            </w:rPr>
          </w:pPr>
          <w:r w:rsidRPr="00E116B8">
            <w:rPr>
              <w:rFonts w:eastAsiaTheme="minorHAnsi"/>
              <w:b/>
              <w:color w:val="808080" w:themeColor="background1" w:themeShade="80"/>
              <w:sz w:val="20"/>
              <w:szCs w:val="20"/>
            </w:rPr>
            <w:t>Page</w:t>
          </w:r>
          <w:r w:rsidRPr="00E116B8">
            <w:rPr>
              <w:rFonts w:eastAsiaTheme="minorHAnsi" w:hint="cs"/>
              <w:b/>
              <w:color w:val="808080" w:themeColor="background1" w:themeShade="80"/>
              <w:sz w:val="20"/>
              <w:szCs w:val="20"/>
              <w:rtl/>
            </w:rPr>
            <w:t xml:space="preserve"> </w:t>
          </w:r>
          <w:r w:rsidRPr="00E116B8">
            <w:rPr>
              <w:b/>
              <w:color w:val="808080" w:themeColor="background1" w:themeShade="80"/>
              <w:sz w:val="20"/>
              <w:szCs w:val="20"/>
            </w:rPr>
            <w:fldChar w:fldCharType="begin"/>
          </w:r>
          <w:r w:rsidRPr="00E116B8">
            <w:rPr>
              <w:rFonts w:eastAsiaTheme="minorHAnsi"/>
              <w:b/>
              <w:color w:val="808080" w:themeColor="background1" w:themeShade="80"/>
              <w:sz w:val="20"/>
              <w:szCs w:val="20"/>
            </w:rPr>
            <w:instrText xml:space="preserve"> PAGE </w:instrText>
          </w:r>
          <w:r w:rsidRPr="00E116B8">
            <w:rPr>
              <w:b/>
              <w:color w:val="808080" w:themeColor="background1" w:themeShade="80"/>
              <w:sz w:val="20"/>
              <w:szCs w:val="20"/>
            </w:rPr>
            <w:fldChar w:fldCharType="separate"/>
          </w:r>
          <w:r>
            <w:rPr>
              <w:rFonts w:eastAsiaTheme="minorHAnsi"/>
              <w:b/>
              <w:noProof/>
              <w:color w:val="808080" w:themeColor="background1" w:themeShade="80"/>
              <w:sz w:val="20"/>
              <w:szCs w:val="20"/>
            </w:rPr>
            <w:t>2</w:t>
          </w:r>
          <w:r w:rsidRPr="00E116B8">
            <w:rPr>
              <w:b/>
              <w:color w:val="808080" w:themeColor="background1" w:themeShade="80"/>
              <w:sz w:val="20"/>
              <w:szCs w:val="20"/>
            </w:rPr>
            <w:fldChar w:fldCharType="end"/>
          </w:r>
          <w:r w:rsidRPr="00E116B8">
            <w:rPr>
              <w:rFonts w:eastAsiaTheme="minorHAnsi" w:hint="cs"/>
              <w:b/>
              <w:color w:val="808080" w:themeColor="background1" w:themeShade="80"/>
              <w:sz w:val="20"/>
              <w:szCs w:val="20"/>
              <w:rtl/>
            </w:rPr>
            <w:t xml:space="preserve"> </w:t>
          </w:r>
          <w:r w:rsidRPr="00E116B8">
            <w:rPr>
              <w:rFonts w:eastAsiaTheme="minorHAnsi"/>
              <w:b/>
              <w:color w:val="808080" w:themeColor="background1" w:themeShade="80"/>
              <w:sz w:val="20"/>
              <w:szCs w:val="20"/>
            </w:rPr>
            <w:t>of</w:t>
          </w:r>
          <w:r w:rsidRPr="00E116B8">
            <w:rPr>
              <w:rFonts w:eastAsiaTheme="minorHAnsi" w:hint="cs"/>
              <w:b/>
              <w:color w:val="808080" w:themeColor="background1" w:themeShade="80"/>
              <w:sz w:val="20"/>
              <w:szCs w:val="20"/>
              <w:rtl/>
            </w:rPr>
            <w:t xml:space="preserve"> </w:t>
          </w:r>
          <w:r w:rsidRPr="00E116B8">
            <w:rPr>
              <w:b/>
              <w:color w:val="808080" w:themeColor="background1" w:themeShade="80"/>
              <w:sz w:val="20"/>
              <w:szCs w:val="20"/>
            </w:rPr>
            <w:fldChar w:fldCharType="begin"/>
          </w:r>
          <w:r w:rsidRPr="00E116B8">
            <w:rPr>
              <w:rFonts w:eastAsiaTheme="minorHAnsi"/>
              <w:b/>
              <w:color w:val="808080" w:themeColor="background1" w:themeShade="80"/>
              <w:sz w:val="20"/>
              <w:szCs w:val="20"/>
            </w:rPr>
            <w:instrText xml:space="preserve"> NUMPAGES </w:instrText>
          </w:r>
          <w:r w:rsidRPr="00E116B8">
            <w:rPr>
              <w:b/>
              <w:color w:val="808080" w:themeColor="background1" w:themeShade="80"/>
              <w:sz w:val="20"/>
              <w:szCs w:val="20"/>
            </w:rPr>
            <w:fldChar w:fldCharType="separate"/>
          </w:r>
          <w:r>
            <w:rPr>
              <w:rFonts w:eastAsiaTheme="minorHAnsi"/>
              <w:b/>
              <w:noProof/>
              <w:color w:val="808080" w:themeColor="background1" w:themeShade="80"/>
              <w:sz w:val="20"/>
              <w:szCs w:val="20"/>
            </w:rPr>
            <w:t>31</w:t>
          </w:r>
          <w:r w:rsidRPr="00E116B8">
            <w:rPr>
              <w:b/>
              <w:color w:val="808080" w:themeColor="background1" w:themeShade="80"/>
              <w:sz w:val="20"/>
              <w:szCs w:val="20"/>
            </w:rPr>
            <w:fldChar w:fldCharType="end"/>
          </w:r>
        </w:p>
      </w:tc>
      <w:tc>
        <w:tcPr>
          <w:tcW w:w="4694" w:type="dxa"/>
          <w:shd w:val="clear" w:color="auto" w:fill="auto"/>
          <w:vAlign w:val="center"/>
        </w:tcPr>
        <w:p w14:paraId="0B95DECC" w14:textId="77777777" w:rsidR="00E531A3" w:rsidRPr="00E116B8" w:rsidRDefault="00E531A3" w:rsidP="00E116B8">
          <w:pPr>
            <w:tabs>
              <w:tab w:val="center" w:pos="4320"/>
              <w:tab w:val="right" w:pos="8640"/>
            </w:tabs>
            <w:spacing w:after="200" w:line="276" w:lineRule="auto"/>
            <w:jc w:val="right"/>
            <w:rPr>
              <w:rFonts w:eastAsiaTheme="minorHAnsi"/>
              <w:b/>
              <w:sz w:val="20"/>
              <w:szCs w:val="20"/>
            </w:rPr>
          </w:pPr>
        </w:p>
      </w:tc>
    </w:tr>
  </w:tbl>
  <w:p w14:paraId="24B37D6D" w14:textId="77777777" w:rsidR="00E531A3" w:rsidRPr="00A27A76" w:rsidRDefault="00E531A3" w:rsidP="00A27A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92525C" w14:textId="77777777" w:rsidR="002C739E" w:rsidRPr="00717214" w:rsidRDefault="002C739E" w:rsidP="00717214">
      <w:pPr>
        <w:pStyle w:val="Default"/>
        <w:rPr>
          <w:rFonts w:asciiTheme="minorHAnsi" w:hAnsiTheme="minorHAnsi" w:cstheme="minorBidi"/>
          <w:color w:val="auto"/>
          <w:sz w:val="22"/>
          <w:szCs w:val="22"/>
        </w:rPr>
      </w:pPr>
      <w:r>
        <w:separator/>
      </w:r>
    </w:p>
  </w:footnote>
  <w:footnote w:type="continuationSeparator" w:id="0">
    <w:p w14:paraId="17ACDAA2" w14:textId="77777777" w:rsidR="002C739E" w:rsidRPr="00717214" w:rsidRDefault="002C739E" w:rsidP="00717214">
      <w:pPr>
        <w:pStyle w:val="Default"/>
        <w:rPr>
          <w:rFonts w:asciiTheme="minorHAnsi" w:hAnsiTheme="minorHAnsi" w:cstheme="minorBidi"/>
          <w:color w:val="auto"/>
          <w:sz w:val="22"/>
          <w:szCs w:val="2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366D18" w14:textId="77777777" w:rsidR="00E531A3" w:rsidRDefault="00E531A3" w:rsidP="00E116B8">
    <w:pPr>
      <w:pStyle w:val="Header"/>
    </w:pPr>
  </w:p>
  <w:p w14:paraId="507A4B04" w14:textId="7E9CC59F" w:rsidR="00E531A3" w:rsidRPr="00E116B8" w:rsidRDefault="00E531A3" w:rsidP="00E116B8">
    <w:pPr>
      <w:pStyle w:val="Header"/>
    </w:pPr>
    <w:r w:rsidRPr="00E116B8">
      <w:rPr>
        <w:noProof/>
        <w:sz w:val="24"/>
        <w:szCs w:val="24"/>
      </w:rPr>
      <w:drawing>
        <wp:inline distT="0" distB="0" distL="0" distR="0" wp14:anchorId="5F56578D" wp14:editId="0D0F9D25">
          <wp:extent cx="955496" cy="30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wryLogo-enSmall.jpg"/>
                  <pic:cNvPicPr/>
                </pic:nvPicPr>
                <pic:blipFill>
                  <a:blip r:embed="rId1">
                    <a:extLst>
                      <a:ext uri="{28A0092B-C50C-407E-A947-70E740481C1C}">
                        <a14:useLocalDpi xmlns:a14="http://schemas.microsoft.com/office/drawing/2010/main" val="0"/>
                      </a:ext>
                    </a:extLst>
                  </a:blip>
                  <a:stretch>
                    <a:fillRect/>
                  </a:stretch>
                </pic:blipFill>
                <pic:spPr>
                  <a:xfrm>
                    <a:off x="0" y="0"/>
                    <a:ext cx="1037816" cy="331060"/>
                  </a:xfrm>
                  <a:prstGeom prst="rect">
                    <a:avLst/>
                  </a:prstGeom>
                  <a:effectLst>
                    <a:softEdge rad="25400"/>
                  </a:effec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F24503" w14:textId="77777777" w:rsidR="00E531A3" w:rsidRDefault="00E531A3" w:rsidP="00E116B8">
    <w:pPr>
      <w:pStyle w:val="Header"/>
    </w:pPr>
  </w:p>
  <w:p w14:paraId="26DF3A8F" w14:textId="5CD63958" w:rsidR="00E531A3" w:rsidRDefault="00E531A3" w:rsidP="00E116B8">
    <w:pPr>
      <w:pStyle w:val="Header"/>
    </w:pPr>
    <w:r w:rsidRPr="00E116B8">
      <w:rPr>
        <w:noProof/>
      </w:rPr>
      <w:drawing>
        <wp:inline distT="0" distB="0" distL="0" distR="0" wp14:anchorId="2162C40E" wp14:editId="3B2D0AAD">
          <wp:extent cx="904875" cy="2886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wryLogo-enSmall.jpg"/>
                  <pic:cNvPicPr/>
                </pic:nvPicPr>
                <pic:blipFill>
                  <a:blip r:embed="rId1">
                    <a:extLst>
                      <a:ext uri="{28A0092B-C50C-407E-A947-70E740481C1C}">
                        <a14:useLocalDpi xmlns:a14="http://schemas.microsoft.com/office/drawing/2010/main" val="0"/>
                      </a:ext>
                    </a:extLst>
                  </a:blip>
                  <a:stretch>
                    <a:fillRect/>
                  </a:stretch>
                </pic:blipFill>
                <pic:spPr>
                  <a:xfrm>
                    <a:off x="0" y="0"/>
                    <a:ext cx="987145" cy="314896"/>
                  </a:xfrm>
                  <a:prstGeom prst="rect">
                    <a:avLst/>
                  </a:prstGeom>
                  <a:effectLst>
                    <a:softEdge rad="25400"/>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306BAF"/>
    <w:multiLevelType w:val="hybridMultilevel"/>
    <w:tmpl w:val="BC4099A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5E280E"/>
    <w:multiLevelType w:val="hybridMultilevel"/>
    <w:tmpl w:val="EDA6C034"/>
    <w:lvl w:ilvl="0" w:tplc="E138B9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B40162"/>
    <w:multiLevelType w:val="hybridMultilevel"/>
    <w:tmpl w:val="D6367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A21C99"/>
    <w:multiLevelType w:val="hybridMultilevel"/>
    <w:tmpl w:val="776E40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831725"/>
    <w:multiLevelType w:val="hybridMultilevel"/>
    <w:tmpl w:val="F8928C8A"/>
    <w:lvl w:ilvl="0" w:tplc="B7B2E04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F01031"/>
    <w:multiLevelType w:val="hybridMultilevel"/>
    <w:tmpl w:val="F8928C8A"/>
    <w:lvl w:ilvl="0" w:tplc="B7B2E04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35519C"/>
    <w:multiLevelType w:val="hybridMultilevel"/>
    <w:tmpl w:val="BA4C9B8C"/>
    <w:lvl w:ilvl="0" w:tplc="2BC0E8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F950B14"/>
    <w:multiLevelType w:val="hybridMultilevel"/>
    <w:tmpl w:val="F8928C8A"/>
    <w:lvl w:ilvl="0" w:tplc="B7B2E04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D16063"/>
    <w:multiLevelType w:val="hybridMultilevel"/>
    <w:tmpl w:val="29E0C58E"/>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9" w15:restartNumberingAfterBreak="0">
    <w:nsid w:val="593930B0"/>
    <w:multiLevelType w:val="hybridMultilevel"/>
    <w:tmpl w:val="1D8A99A6"/>
    <w:lvl w:ilvl="0" w:tplc="C4EC2060">
      <w:start w:val="1"/>
      <w:numFmt w:val="bullet"/>
      <w:pStyle w:val="TableListBullet1"/>
      <w:lvlText w:val=""/>
      <w:lvlJc w:val="left"/>
      <w:pPr>
        <w:tabs>
          <w:tab w:val="num" w:pos="360"/>
        </w:tabs>
        <w:ind w:left="360" w:hanging="360"/>
      </w:pPr>
      <w:rPr>
        <w:rFonts w:ascii="Wingdings" w:hAnsi="Wingdings" w:hint="default"/>
        <w:color w:val="000000"/>
        <w:sz w:val="24"/>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BDD716B"/>
    <w:multiLevelType w:val="hybridMultilevel"/>
    <w:tmpl w:val="3398A3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C211F3"/>
    <w:multiLevelType w:val="hybridMultilevel"/>
    <w:tmpl w:val="295C1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962C72"/>
    <w:multiLevelType w:val="hybridMultilevel"/>
    <w:tmpl w:val="BCAC841C"/>
    <w:lvl w:ilvl="0" w:tplc="A1BC33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F127DA"/>
    <w:multiLevelType w:val="hybridMultilevel"/>
    <w:tmpl w:val="555AE10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DE1EA08A">
      <w:start w:val="1"/>
      <w:numFmt w:val="lowerRoman"/>
      <w:lvlText w:val="%3."/>
      <w:lvlJc w:val="right"/>
      <w:pPr>
        <w:ind w:left="1800" w:hanging="180"/>
      </w:pPr>
      <w:rPr>
        <w:b w:val="0"/>
        <w:bCs w:val="0"/>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FC226F8"/>
    <w:multiLevelType w:val="hybridMultilevel"/>
    <w:tmpl w:val="F8928C8A"/>
    <w:lvl w:ilvl="0" w:tplc="B7B2E04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FE7D69"/>
    <w:multiLevelType w:val="hybridMultilevel"/>
    <w:tmpl w:val="0A1C38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5"/>
  </w:num>
  <w:num w:numId="3">
    <w:abstractNumId w:val="3"/>
  </w:num>
  <w:num w:numId="4">
    <w:abstractNumId w:val="12"/>
  </w:num>
  <w:num w:numId="5">
    <w:abstractNumId w:val="6"/>
  </w:num>
  <w:num w:numId="6">
    <w:abstractNumId w:val="1"/>
  </w:num>
  <w:num w:numId="7">
    <w:abstractNumId w:val="2"/>
  </w:num>
  <w:num w:numId="8">
    <w:abstractNumId w:val="13"/>
  </w:num>
  <w:num w:numId="9">
    <w:abstractNumId w:val="0"/>
  </w:num>
  <w:num w:numId="10">
    <w:abstractNumId w:val="11"/>
  </w:num>
  <w:num w:numId="11">
    <w:abstractNumId w:val="7"/>
  </w:num>
  <w:num w:numId="12">
    <w:abstractNumId w:val="14"/>
  </w:num>
  <w:num w:numId="13">
    <w:abstractNumId w:val="5"/>
  </w:num>
  <w:num w:numId="14">
    <w:abstractNumId w:val="4"/>
  </w:num>
  <w:num w:numId="15">
    <w:abstractNumId w:val="10"/>
  </w:num>
  <w:num w:numId="16">
    <w:abstractNumId w:val="8"/>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bdelrahman Magdy">
    <w15:presenceInfo w15:providerId="AD" w15:userId="S-1-5-21-1098538897-1679286082-2979413565-187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0C0"/>
    <w:rsid w:val="0000018A"/>
    <w:rsid w:val="0000032E"/>
    <w:rsid w:val="000003DC"/>
    <w:rsid w:val="00000662"/>
    <w:rsid w:val="00000D83"/>
    <w:rsid w:val="00001003"/>
    <w:rsid w:val="00001B8C"/>
    <w:rsid w:val="00001DDA"/>
    <w:rsid w:val="000022A8"/>
    <w:rsid w:val="0000251C"/>
    <w:rsid w:val="00003272"/>
    <w:rsid w:val="00003CDC"/>
    <w:rsid w:val="00003D2A"/>
    <w:rsid w:val="00003DEF"/>
    <w:rsid w:val="00003FE3"/>
    <w:rsid w:val="0000416C"/>
    <w:rsid w:val="00004DBA"/>
    <w:rsid w:val="00005100"/>
    <w:rsid w:val="00005577"/>
    <w:rsid w:val="00005A5D"/>
    <w:rsid w:val="00005DA2"/>
    <w:rsid w:val="000073E9"/>
    <w:rsid w:val="00007750"/>
    <w:rsid w:val="00007BF8"/>
    <w:rsid w:val="00007D99"/>
    <w:rsid w:val="00011085"/>
    <w:rsid w:val="00012080"/>
    <w:rsid w:val="00012130"/>
    <w:rsid w:val="00012EBA"/>
    <w:rsid w:val="0001375C"/>
    <w:rsid w:val="00013FCD"/>
    <w:rsid w:val="00014425"/>
    <w:rsid w:val="0001450F"/>
    <w:rsid w:val="00014681"/>
    <w:rsid w:val="000150D1"/>
    <w:rsid w:val="00016102"/>
    <w:rsid w:val="00016207"/>
    <w:rsid w:val="00016DA4"/>
    <w:rsid w:val="00016FFF"/>
    <w:rsid w:val="0001711B"/>
    <w:rsid w:val="00017A47"/>
    <w:rsid w:val="00021245"/>
    <w:rsid w:val="00021AF1"/>
    <w:rsid w:val="00022702"/>
    <w:rsid w:val="000227AA"/>
    <w:rsid w:val="00022AB6"/>
    <w:rsid w:val="00023126"/>
    <w:rsid w:val="00023A17"/>
    <w:rsid w:val="0002442C"/>
    <w:rsid w:val="00024DD4"/>
    <w:rsid w:val="00025A90"/>
    <w:rsid w:val="00026811"/>
    <w:rsid w:val="0002698F"/>
    <w:rsid w:val="00026E44"/>
    <w:rsid w:val="00027514"/>
    <w:rsid w:val="00027687"/>
    <w:rsid w:val="00030409"/>
    <w:rsid w:val="0003152C"/>
    <w:rsid w:val="00031807"/>
    <w:rsid w:val="00031E99"/>
    <w:rsid w:val="00032060"/>
    <w:rsid w:val="00032088"/>
    <w:rsid w:val="00032368"/>
    <w:rsid w:val="00032392"/>
    <w:rsid w:val="00032747"/>
    <w:rsid w:val="0003308E"/>
    <w:rsid w:val="00033F69"/>
    <w:rsid w:val="00034015"/>
    <w:rsid w:val="000345D3"/>
    <w:rsid w:val="00034B3B"/>
    <w:rsid w:val="00034CB4"/>
    <w:rsid w:val="00034D36"/>
    <w:rsid w:val="0003550B"/>
    <w:rsid w:val="0003583F"/>
    <w:rsid w:val="000358D9"/>
    <w:rsid w:val="00035E36"/>
    <w:rsid w:val="00036023"/>
    <w:rsid w:val="00036448"/>
    <w:rsid w:val="00037C93"/>
    <w:rsid w:val="0004017F"/>
    <w:rsid w:val="00041276"/>
    <w:rsid w:val="0004129E"/>
    <w:rsid w:val="00042175"/>
    <w:rsid w:val="00043216"/>
    <w:rsid w:val="0004371E"/>
    <w:rsid w:val="00043B9C"/>
    <w:rsid w:val="00044242"/>
    <w:rsid w:val="00044CFC"/>
    <w:rsid w:val="00044DFB"/>
    <w:rsid w:val="000453B5"/>
    <w:rsid w:val="00045543"/>
    <w:rsid w:val="0004592B"/>
    <w:rsid w:val="00045D2B"/>
    <w:rsid w:val="000468D4"/>
    <w:rsid w:val="00047A45"/>
    <w:rsid w:val="00047DA8"/>
    <w:rsid w:val="00047E1F"/>
    <w:rsid w:val="00047F39"/>
    <w:rsid w:val="00050092"/>
    <w:rsid w:val="000501F4"/>
    <w:rsid w:val="00050868"/>
    <w:rsid w:val="000508E4"/>
    <w:rsid w:val="00050C31"/>
    <w:rsid w:val="000513C2"/>
    <w:rsid w:val="000516E5"/>
    <w:rsid w:val="00051A0B"/>
    <w:rsid w:val="00051AD3"/>
    <w:rsid w:val="00051E28"/>
    <w:rsid w:val="00052382"/>
    <w:rsid w:val="0005298F"/>
    <w:rsid w:val="00053482"/>
    <w:rsid w:val="00053C30"/>
    <w:rsid w:val="0005407D"/>
    <w:rsid w:val="00054833"/>
    <w:rsid w:val="000551F2"/>
    <w:rsid w:val="000552E5"/>
    <w:rsid w:val="0005572C"/>
    <w:rsid w:val="00055C42"/>
    <w:rsid w:val="0005624F"/>
    <w:rsid w:val="00056F18"/>
    <w:rsid w:val="00057485"/>
    <w:rsid w:val="000574A5"/>
    <w:rsid w:val="00057832"/>
    <w:rsid w:val="000603CC"/>
    <w:rsid w:val="0006044D"/>
    <w:rsid w:val="00060698"/>
    <w:rsid w:val="00061113"/>
    <w:rsid w:val="000611D9"/>
    <w:rsid w:val="00061988"/>
    <w:rsid w:val="0006232E"/>
    <w:rsid w:val="00062BC8"/>
    <w:rsid w:val="00062F53"/>
    <w:rsid w:val="00063670"/>
    <w:rsid w:val="00063A7D"/>
    <w:rsid w:val="00064775"/>
    <w:rsid w:val="00065C10"/>
    <w:rsid w:val="000662BA"/>
    <w:rsid w:val="000663FB"/>
    <w:rsid w:val="00066F2D"/>
    <w:rsid w:val="000675C2"/>
    <w:rsid w:val="000679F1"/>
    <w:rsid w:val="00067E84"/>
    <w:rsid w:val="00067F10"/>
    <w:rsid w:val="0007009B"/>
    <w:rsid w:val="000704CD"/>
    <w:rsid w:val="00070F5D"/>
    <w:rsid w:val="00071FF7"/>
    <w:rsid w:val="00072185"/>
    <w:rsid w:val="00072561"/>
    <w:rsid w:val="00072846"/>
    <w:rsid w:val="000728AA"/>
    <w:rsid w:val="00072E09"/>
    <w:rsid w:val="00072E74"/>
    <w:rsid w:val="00073151"/>
    <w:rsid w:val="00073CCD"/>
    <w:rsid w:val="00073DA3"/>
    <w:rsid w:val="0007402A"/>
    <w:rsid w:val="000740D1"/>
    <w:rsid w:val="00074364"/>
    <w:rsid w:val="00074775"/>
    <w:rsid w:val="000749E7"/>
    <w:rsid w:val="00075276"/>
    <w:rsid w:val="0007568E"/>
    <w:rsid w:val="000762FC"/>
    <w:rsid w:val="00076802"/>
    <w:rsid w:val="00076A21"/>
    <w:rsid w:val="0007705F"/>
    <w:rsid w:val="0007765B"/>
    <w:rsid w:val="000776F1"/>
    <w:rsid w:val="00077EBE"/>
    <w:rsid w:val="00080233"/>
    <w:rsid w:val="000805BC"/>
    <w:rsid w:val="000808F9"/>
    <w:rsid w:val="00080D6B"/>
    <w:rsid w:val="000819BF"/>
    <w:rsid w:val="00082779"/>
    <w:rsid w:val="00082890"/>
    <w:rsid w:val="00082B2E"/>
    <w:rsid w:val="0008334D"/>
    <w:rsid w:val="0008348C"/>
    <w:rsid w:val="00083BE2"/>
    <w:rsid w:val="00083E2B"/>
    <w:rsid w:val="00083F46"/>
    <w:rsid w:val="00084070"/>
    <w:rsid w:val="0008427B"/>
    <w:rsid w:val="00084CCA"/>
    <w:rsid w:val="00084F9E"/>
    <w:rsid w:val="00085784"/>
    <w:rsid w:val="00086896"/>
    <w:rsid w:val="00087033"/>
    <w:rsid w:val="0008707E"/>
    <w:rsid w:val="0009011A"/>
    <w:rsid w:val="0009032B"/>
    <w:rsid w:val="00090463"/>
    <w:rsid w:val="000908D5"/>
    <w:rsid w:val="000915FA"/>
    <w:rsid w:val="00091E0B"/>
    <w:rsid w:val="00092202"/>
    <w:rsid w:val="000925B8"/>
    <w:rsid w:val="00092AB2"/>
    <w:rsid w:val="0009306C"/>
    <w:rsid w:val="000933B9"/>
    <w:rsid w:val="00093AE9"/>
    <w:rsid w:val="00094B23"/>
    <w:rsid w:val="00095145"/>
    <w:rsid w:val="000964E0"/>
    <w:rsid w:val="00096AE4"/>
    <w:rsid w:val="000973F5"/>
    <w:rsid w:val="000A0016"/>
    <w:rsid w:val="000A0995"/>
    <w:rsid w:val="000A0BDF"/>
    <w:rsid w:val="000A0E38"/>
    <w:rsid w:val="000A1762"/>
    <w:rsid w:val="000A1F75"/>
    <w:rsid w:val="000A2184"/>
    <w:rsid w:val="000A269A"/>
    <w:rsid w:val="000A286F"/>
    <w:rsid w:val="000A2A08"/>
    <w:rsid w:val="000A2A36"/>
    <w:rsid w:val="000A2CD8"/>
    <w:rsid w:val="000A2D04"/>
    <w:rsid w:val="000A2F39"/>
    <w:rsid w:val="000A32F4"/>
    <w:rsid w:val="000A3475"/>
    <w:rsid w:val="000A3E32"/>
    <w:rsid w:val="000A4579"/>
    <w:rsid w:val="000A4CC0"/>
    <w:rsid w:val="000A4D44"/>
    <w:rsid w:val="000A4D9B"/>
    <w:rsid w:val="000A5C84"/>
    <w:rsid w:val="000A601A"/>
    <w:rsid w:val="000A6F37"/>
    <w:rsid w:val="000A7184"/>
    <w:rsid w:val="000A78E8"/>
    <w:rsid w:val="000A7C8E"/>
    <w:rsid w:val="000A7EFF"/>
    <w:rsid w:val="000B0289"/>
    <w:rsid w:val="000B1046"/>
    <w:rsid w:val="000B1595"/>
    <w:rsid w:val="000B1AA0"/>
    <w:rsid w:val="000B3598"/>
    <w:rsid w:val="000B368F"/>
    <w:rsid w:val="000B36F6"/>
    <w:rsid w:val="000B3B01"/>
    <w:rsid w:val="000B4296"/>
    <w:rsid w:val="000B4C8A"/>
    <w:rsid w:val="000B4D0A"/>
    <w:rsid w:val="000B58F4"/>
    <w:rsid w:val="000B6229"/>
    <w:rsid w:val="000B73FE"/>
    <w:rsid w:val="000B7851"/>
    <w:rsid w:val="000C03F2"/>
    <w:rsid w:val="000C08FE"/>
    <w:rsid w:val="000C0924"/>
    <w:rsid w:val="000C0CC8"/>
    <w:rsid w:val="000C10D0"/>
    <w:rsid w:val="000C151C"/>
    <w:rsid w:val="000C2418"/>
    <w:rsid w:val="000C37F0"/>
    <w:rsid w:val="000C3AFF"/>
    <w:rsid w:val="000C3BF5"/>
    <w:rsid w:val="000C3C90"/>
    <w:rsid w:val="000C3CE5"/>
    <w:rsid w:val="000C4357"/>
    <w:rsid w:val="000C43F7"/>
    <w:rsid w:val="000C454A"/>
    <w:rsid w:val="000C4D87"/>
    <w:rsid w:val="000C52C5"/>
    <w:rsid w:val="000C58AF"/>
    <w:rsid w:val="000C6CBC"/>
    <w:rsid w:val="000C7C53"/>
    <w:rsid w:val="000C7FEF"/>
    <w:rsid w:val="000D061A"/>
    <w:rsid w:val="000D0734"/>
    <w:rsid w:val="000D0CD5"/>
    <w:rsid w:val="000D1137"/>
    <w:rsid w:val="000D1B49"/>
    <w:rsid w:val="000D23E0"/>
    <w:rsid w:val="000D2762"/>
    <w:rsid w:val="000D28AC"/>
    <w:rsid w:val="000D2F50"/>
    <w:rsid w:val="000D3FA1"/>
    <w:rsid w:val="000D436E"/>
    <w:rsid w:val="000D43F4"/>
    <w:rsid w:val="000D54AF"/>
    <w:rsid w:val="000D6087"/>
    <w:rsid w:val="000D71AC"/>
    <w:rsid w:val="000D7206"/>
    <w:rsid w:val="000D755A"/>
    <w:rsid w:val="000D7CB1"/>
    <w:rsid w:val="000D7D70"/>
    <w:rsid w:val="000E0319"/>
    <w:rsid w:val="000E0AF4"/>
    <w:rsid w:val="000E2648"/>
    <w:rsid w:val="000E2C05"/>
    <w:rsid w:val="000E3386"/>
    <w:rsid w:val="000E3775"/>
    <w:rsid w:val="000E451B"/>
    <w:rsid w:val="000E47E0"/>
    <w:rsid w:val="000E5912"/>
    <w:rsid w:val="000E59A4"/>
    <w:rsid w:val="000E60D6"/>
    <w:rsid w:val="000E639A"/>
    <w:rsid w:val="000E697E"/>
    <w:rsid w:val="000E76FC"/>
    <w:rsid w:val="000E78D9"/>
    <w:rsid w:val="000E7A21"/>
    <w:rsid w:val="000E7E54"/>
    <w:rsid w:val="000F0E8A"/>
    <w:rsid w:val="000F1838"/>
    <w:rsid w:val="000F1EA5"/>
    <w:rsid w:val="000F2324"/>
    <w:rsid w:val="000F2423"/>
    <w:rsid w:val="000F2568"/>
    <w:rsid w:val="000F28C3"/>
    <w:rsid w:val="000F2DB3"/>
    <w:rsid w:val="000F31FC"/>
    <w:rsid w:val="000F3993"/>
    <w:rsid w:val="000F3DB3"/>
    <w:rsid w:val="000F4574"/>
    <w:rsid w:val="000F4FD2"/>
    <w:rsid w:val="000F50EB"/>
    <w:rsid w:val="000F5DC8"/>
    <w:rsid w:val="000F664D"/>
    <w:rsid w:val="000F6CA0"/>
    <w:rsid w:val="000F6F3E"/>
    <w:rsid w:val="000F7169"/>
    <w:rsid w:val="000F74E7"/>
    <w:rsid w:val="000F771D"/>
    <w:rsid w:val="000F7819"/>
    <w:rsid w:val="000F7CC7"/>
    <w:rsid w:val="001002E9"/>
    <w:rsid w:val="00100363"/>
    <w:rsid w:val="00100580"/>
    <w:rsid w:val="00100D11"/>
    <w:rsid w:val="00101E14"/>
    <w:rsid w:val="00102421"/>
    <w:rsid w:val="0010333C"/>
    <w:rsid w:val="0010341F"/>
    <w:rsid w:val="00103933"/>
    <w:rsid w:val="00103E23"/>
    <w:rsid w:val="00104085"/>
    <w:rsid w:val="00104CE0"/>
    <w:rsid w:val="001057AC"/>
    <w:rsid w:val="001062D0"/>
    <w:rsid w:val="00107C37"/>
    <w:rsid w:val="00107EB9"/>
    <w:rsid w:val="001101FF"/>
    <w:rsid w:val="00110ADF"/>
    <w:rsid w:val="0011110F"/>
    <w:rsid w:val="0011143F"/>
    <w:rsid w:val="0011229B"/>
    <w:rsid w:val="001122D7"/>
    <w:rsid w:val="00113132"/>
    <w:rsid w:val="00113714"/>
    <w:rsid w:val="001144FF"/>
    <w:rsid w:val="00114F00"/>
    <w:rsid w:val="001151F2"/>
    <w:rsid w:val="00116901"/>
    <w:rsid w:val="00120C2D"/>
    <w:rsid w:val="00120C62"/>
    <w:rsid w:val="00120CA5"/>
    <w:rsid w:val="001210BD"/>
    <w:rsid w:val="00122555"/>
    <w:rsid w:val="00122585"/>
    <w:rsid w:val="00122622"/>
    <w:rsid w:val="00122FE9"/>
    <w:rsid w:val="0012311F"/>
    <w:rsid w:val="001248F7"/>
    <w:rsid w:val="001249F0"/>
    <w:rsid w:val="00124A4D"/>
    <w:rsid w:val="00125B92"/>
    <w:rsid w:val="00125D80"/>
    <w:rsid w:val="00125F7A"/>
    <w:rsid w:val="001270A2"/>
    <w:rsid w:val="001273A8"/>
    <w:rsid w:val="00127A4D"/>
    <w:rsid w:val="00127B47"/>
    <w:rsid w:val="001305A2"/>
    <w:rsid w:val="001306C7"/>
    <w:rsid w:val="00130AA9"/>
    <w:rsid w:val="00131DE8"/>
    <w:rsid w:val="00132A90"/>
    <w:rsid w:val="0013306A"/>
    <w:rsid w:val="00133135"/>
    <w:rsid w:val="0013384D"/>
    <w:rsid w:val="00133DAD"/>
    <w:rsid w:val="00135065"/>
    <w:rsid w:val="001352B3"/>
    <w:rsid w:val="0013542E"/>
    <w:rsid w:val="001357A3"/>
    <w:rsid w:val="00135865"/>
    <w:rsid w:val="00136B34"/>
    <w:rsid w:val="00136E13"/>
    <w:rsid w:val="001370FE"/>
    <w:rsid w:val="001371BC"/>
    <w:rsid w:val="001375B0"/>
    <w:rsid w:val="00137FFB"/>
    <w:rsid w:val="0014075C"/>
    <w:rsid w:val="001413CF"/>
    <w:rsid w:val="00141F41"/>
    <w:rsid w:val="0014218E"/>
    <w:rsid w:val="0014224F"/>
    <w:rsid w:val="001423F0"/>
    <w:rsid w:val="001427A5"/>
    <w:rsid w:val="00142949"/>
    <w:rsid w:val="00143135"/>
    <w:rsid w:val="00143874"/>
    <w:rsid w:val="00144B08"/>
    <w:rsid w:val="00144DB6"/>
    <w:rsid w:val="0014566E"/>
    <w:rsid w:val="00145A78"/>
    <w:rsid w:val="00146BC9"/>
    <w:rsid w:val="00146DE0"/>
    <w:rsid w:val="00146FA9"/>
    <w:rsid w:val="001502F9"/>
    <w:rsid w:val="00150309"/>
    <w:rsid w:val="0015253A"/>
    <w:rsid w:val="00152881"/>
    <w:rsid w:val="00152946"/>
    <w:rsid w:val="001529FA"/>
    <w:rsid w:val="00154A02"/>
    <w:rsid w:val="00154BE9"/>
    <w:rsid w:val="00155222"/>
    <w:rsid w:val="00155280"/>
    <w:rsid w:val="00155D2A"/>
    <w:rsid w:val="001564B8"/>
    <w:rsid w:val="00156992"/>
    <w:rsid w:val="001569EE"/>
    <w:rsid w:val="00156CC6"/>
    <w:rsid w:val="00156F1A"/>
    <w:rsid w:val="0015717E"/>
    <w:rsid w:val="00157CAE"/>
    <w:rsid w:val="0016000F"/>
    <w:rsid w:val="001600A4"/>
    <w:rsid w:val="00160863"/>
    <w:rsid w:val="00160FDE"/>
    <w:rsid w:val="001613E0"/>
    <w:rsid w:val="00161AD2"/>
    <w:rsid w:val="00163F3D"/>
    <w:rsid w:val="001643D2"/>
    <w:rsid w:val="00164C21"/>
    <w:rsid w:val="0016532C"/>
    <w:rsid w:val="00165451"/>
    <w:rsid w:val="00165E99"/>
    <w:rsid w:val="00166402"/>
    <w:rsid w:val="0016664C"/>
    <w:rsid w:val="00166AEE"/>
    <w:rsid w:val="00167C54"/>
    <w:rsid w:val="00167CEB"/>
    <w:rsid w:val="00167F16"/>
    <w:rsid w:val="0017099E"/>
    <w:rsid w:val="00171B1A"/>
    <w:rsid w:val="001728C6"/>
    <w:rsid w:val="0017311B"/>
    <w:rsid w:val="001737D9"/>
    <w:rsid w:val="00173892"/>
    <w:rsid w:val="00174C2A"/>
    <w:rsid w:val="00174DCB"/>
    <w:rsid w:val="00174EEF"/>
    <w:rsid w:val="00176460"/>
    <w:rsid w:val="00177A91"/>
    <w:rsid w:val="00180061"/>
    <w:rsid w:val="001812B2"/>
    <w:rsid w:val="001813ED"/>
    <w:rsid w:val="001816C0"/>
    <w:rsid w:val="00181C7B"/>
    <w:rsid w:val="001820A5"/>
    <w:rsid w:val="00182756"/>
    <w:rsid w:val="001828A3"/>
    <w:rsid w:val="00182C1B"/>
    <w:rsid w:val="00182C71"/>
    <w:rsid w:val="00182C8E"/>
    <w:rsid w:val="00182E24"/>
    <w:rsid w:val="001832AE"/>
    <w:rsid w:val="001835F0"/>
    <w:rsid w:val="001839A2"/>
    <w:rsid w:val="00183BAF"/>
    <w:rsid w:val="0018435F"/>
    <w:rsid w:val="001843E6"/>
    <w:rsid w:val="001846C3"/>
    <w:rsid w:val="00185AFD"/>
    <w:rsid w:val="00185C31"/>
    <w:rsid w:val="00185CF0"/>
    <w:rsid w:val="0018602C"/>
    <w:rsid w:val="00186424"/>
    <w:rsid w:val="00186BFB"/>
    <w:rsid w:val="00186D19"/>
    <w:rsid w:val="001870A5"/>
    <w:rsid w:val="00187D77"/>
    <w:rsid w:val="00190674"/>
    <w:rsid w:val="00190D2C"/>
    <w:rsid w:val="00191B9D"/>
    <w:rsid w:val="00192827"/>
    <w:rsid w:val="00194093"/>
    <w:rsid w:val="00194449"/>
    <w:rsid w:val="00194A3D"/>
    <w:rsid w:val="00194CD0"/>
    <w:rsid w:val="00194D91"/>
    <w:rsid w:val="00194DC5"/>
    <w:rsid w:val="001950F4"/>
    <w:rsid w:val="00195283"/>
    <w:rsid w:val="00195505"/>
    <w:rsid w:val="00195BB4"/>
    <w:rsid w:val="00195C86"/>
    <w:rsid w:val="0019718D"/>
    <w:rsid w:val="00197975"/>
    <w:rsid w:val="001A0346"/>
    <w:rsid w:val="001A0F76"/>
    <w:rsid w:val="001A1266"/>
    <w:rsid w:val="001A1573"/>
    <w:rsid w:val="001A1FA8"/>
    <w:rsid w:val="001A279C"/>
    <w:rsid w:val="001A28BB"/>
    <w:rsid w:val="001A2B6D"/>
    <w:rsid w:val="001A2E19"/>
    <w:rsid w:val="001A367F"/>
    <w:rsid w:val="001A3C33"/>
    <w:rsid w:val="001A4247"/>
    <w:rsid w:val="001A539C"/>
    <w:rsid w:val="001A548A"/>
    <w:rsid w:val="001A5735"/>
    <w:rsid w:val="001A5858"/>
    <w:rsid w:val="001A5D40"/>
    <w:rsid w:val="001A7426"/>
    <w:rsid w:val="001A7C8D"/>
    <w:rsid w:val="001A7F01"/>
    <w:rsid w:val="001B0449"/>
    <w:rsid w:val="001B0611"/>
    <w:rsid w:val="001B0B3E"/>
    <w:rsid w:val="001B0C14"/>
    <w:rsid w:val="001B0F7C"/>
    <w:rsid w:val="001B11A4"/>
    <w:rsid w:val="001B1A71"/>
    <w:rsid w:val="001B2056"/>
    <w:rsid w:val="001B33D4"/>
    <w:rsid w:val="001B3950"/>
    <w:rsid w:val="001B3D5D"/>
    <w:rsid w:val="001B47DE"/>
    <w:rsid w:val="001B4CFE"/>
    <w:rsid w:val="001B4FC9"/>
    <w:rsid w:val="001B5CC9"/>
    <w:rsid w:val="001B7106"/>
    <w:rsid w:val="001B717B"/>
    <w:rsid w:val="001B7FBF"/>
    <w:rsid w:val="001C037E"/>
    <w:rsid w:val="001C18F5"/>
    <w:rsid w:val="001C1BF7"/>
    <w:rsid w:val="001C2496"/>
    <w:rsid w:val="001C2918"/>
    <w:rsid w:val="001C2A93"/>
    <w:rsid w:val="001C315A"/>
    <w:rsid w:val="001C351B"/>
    <w:rsid w:val="001C3BBB"/>
    <w:rsid w:val="001C4473"/>
    <w:rsid w:val="001C4A70"/>
    <w:rsid w:val="001C4DF3"/>
    <w:rsid w:val="001C5B27"/>
    <w:rsid w:val="001C601D"/>
    <w:rsid w:val="001C6F30"/>
    <w:rsid w:val="001C7248"/>
    <w:rsid w:val="001C79E7"/>
    <w:rsid w:val="001D0637"/>
    <w:rsid w:val="001D0A9C"/>
    <w:rsid w:val="001D0F12"/>
    <w:rsid w:val="001D10C9"/>
    <w:rsid w:val="001D1188"/>
    <w:rsid w:val="001D1E4F"/>
    <w:rsid w:val="001D2D8A"/>
    <w:rsid w:val="001D314B"/>
    <w:rsid w:val="001D3888"/>
    <w:rsid w:val="001D3A4C"/>
    <w:rsid w:val="001D49B4"/>
    <w:rsid w:val="001D4D94"/>
    <w:rsid w:val="001D520D"/>
    <w:rsid w:val="001D549C"/>
    <w:rsid w:val="001D55AE"/>
    <w:rsid w:val="001D5DC2"/>
    <w:rsid w:val="001D5E85"/>
    <w:rsid w:val="001D5EB1"/>
    <w:rsid w:val="001D615C"/>
    <w:rsid w:val="001D711F"/>
    <w:rsid w:val="001D75C9"/>
    <w:rsid w:val="001D7B20"/>
    <w:rsid w:val="001D7BD4"/>
    <w:rsid w:val="001E028F"/>
    <w:rsid w:val="001E02C8"/>
    <w:rsid w:val="001E0676"/>
    <w:rsid w:val="001E1084"/>
    <w:rsid w:val="001E18A8"/>
    <w:rsid w:val="001E1BAC"/>
    <w:rsid w:val="001E2FFB"/>
    <w:rsid w:val="001E3158"/>
    <w:rsid w:val="001E359C"/>
    <w:rsid w:val="001E38BB"/>
    <w:rsid w:val="001E3AB0"/>
    <w:rsid w:val="001E3F75"/>
    <w:rsid w:val="001E4213"/>
    <w:rsid w:val="001E448F"/>
    <w:rsid w:val="001E5218"/>
    <w:rsid w:val="001E6211"/>
    <w:rsid w:val="001E6338"/>
    <w:rsid w:val="001E7281"/>
    <w:rsid w:val="001E76C3"/>
    <w:rsid w:val="001E7D31"/>
    <w:rsid w:val="001F0196"/>
    <w:rsid w:val="001F037E"/>
    <w:rsid w:val="001F0B6A"/>
    <w:rsid w:val="001F0DDD"/>
    <w:rsid w:val="001F3BC2"/>
    <w:rsid w:val="001F4E97"/>
    <w:rsid w:val="001F5B1B"/>
    <w:rsid w:val="001F62B1"/>
    <w:rsid w:val="001F64C0"/>
    <w:rsid w:val="001F6AB3"/>
    <w:rsid w:val="001F7ACC"/>
    <w:rsid w:val="00200A59"/>
    <w:rsid w:val="00200E56"/>
    <w:rsid w:val="002019F1"/>
    <w:rsid w:val="00201A10"/>
    <w:rsid w:val="00201D7E"/>
    <w:rsid w:val="00202A3D"/>
    <w:rsid w:val="00202F92"/>
    <w:rsid w:val="00203AD6"/>
    <w:rsid w:val="00203AF2"/>
    <w:rsid w:val="00203F40"/>
    <w:rsid w:val="002045F0"/>
    <w:rsid w:val="00204831"/>
    <w:rsid w:val="002048AD"/>
    <w:rsid w:val="00204A42"/>
    <w:rsid w:val="00204CD4"/>
    <w:rsid w:val="00205315"/>
    <w:rsid w:val="002053C8"/>
    <w:rsid w:val="002060C0"/>
    <w:rsid w:val="00206C5E"/>
    <w:rsid w:val="002070F0"/>
    <w:rsid w:val="00210428"/>
    <w:rsid w:val="002105D2"/>
    <w:rsid w:val="00210AC6"/>
    <w:rsid w:val="00210E28"/>
    <w:rsid w:val="00211281"/>
    <w:rsid w:val="00211645"/>
    <w:rsid w:val="002116A6"/>
    <w:rsid w:val="00211EDA"/>
    <w:rsid w:val="00212774"/>
    <w:rsid w:val="0021277A"/>
    <w:rsid w:val="00213093"/>
    <w:rsid w:val="00213571"/>
    <w:rsid w:val="00214609"/>
    <w:rsid w:val="0021528A"/>
    <w:rsid w:val="00215D6D"/>
    <w:rsid w:val="00216249"/>
    <w:rsid w:val="00216355"/>
    <w:rsid w:val="0021639B"/>
    <w:rsid w:val="00217125"/>
    <w:rsid w:val="00217A62"/>
    <w:rsid w:val="00217D5F"/>
    <w:rsid w:val="00220F9A"/>
    <w:rsid w:val="00221221"/>
    <w:rsid w:val="0022194C"/>
    <w:rsid w:val="00221A17"/>
    <w:rsid w:val="00221B7A"/>
    <w:rsid w:val="00221D12"/>
    <w:rsid w:val="00221FAD"/>
    <w:rsid w:val="002221C7"/>
    <w:rsid w:val="0022343B"/>
    <w:rsid w:val="00224202"/>
    <w:rsid w:val="002242D6"/>
    <w:rsid w:val="00224756"/>
    <w:rsid w:val="002248D0"/>
    <w:rsid w:val="00224943"/>
    <w:rsid w:val="00224B1F"/>
    <w:rsid w:val="00225336"/>
    <w:rsid w:val="00225A89"/>
    <w:rsid w:val="00226558"/>
    <w:rsid w:val="002274DE"/>
    <w:rsid w:val="002302AF"/>
    <w:rsid w:val="00230A7A"/>
    <w:rsid w:val="00232B94"/>
    <w:rsid w:val="00233190"/>
    <w:rsid w:val="00233694"/>
    <w:rsid w:val="00234044"/>
    <w:rsid w:val="0023437F"/>
    <w:rsid w:val="0023494B"/>
    <w:rsid w:val="00235181"/>
    <w:rsid w:val="00235182"/>
    <w:rsid w:val="00235F8F"/>
    <w:rsid w:val="0023649F"/>
    <w:rsid w:val="00236D47"/>
    <w:rsid w:val="00236E91"/>
    <w:rsid w:val="0023783E"/>
    <w:rsid w:val="00240075"/>
    <w:rsid w:val="00240B7C"/>
    <w:rsid w:val="00240C9A"/>
    <w:rsid w:val="00240F35"/>
    <w:rsid w:val="002410C7"/>
    <w:rsid w:val="0024138B"/>
    <w:rsid w:val="00241947"/>
    <w:rsid w:val="00241A29"/>
    <w:rsid w:val="00241C55"/>
    <w:rsid w:val="00241CAD"/>
    <w:rsid w:val="00242413"/>
    <w:rsid w:val="00242F18"/>
    <w:rsid w:val="002434AE"/>
    <w:rsid w:val="00243B1D"/>
    <w:rsid w:val="00243EE9"/>
    <w:rsid w:val="0024421C"/>
    <w:rsid w:val="0024422E"/>
    <w:rsid w:val="0024441C"/>
    <w:rsid w:val="00244438"/>
    <w:rsid w:val="00245475"/>
    <w:rsid w:val="0024585E"/>
    <w:rsid w:val="00245980"/>
    <w:rsid w:val="002459E9"/>
    <w:rsid w:val="00245EAA"/>
    <w:rsid w:val="00246BC7"/>
    <w:rsid w:val="0024726A"/>
    <w:rsid w:val="00247D67"/>
    <w:rsid w:val="00250A5E"/>
    <w:rsid w:val="002511B0"/>
    <w:rsid w:val="002512B9"/>
    <w:rsid w:val="0025210C"/>
    <w:rsid w:val="00253329"/>
    <w:rsid w:val="0025345F"/>
    <w:rsid w:val="00253A2C"/>
    <w:rsid w:val="00253DBF"/>
    <w:rsid w:val="002543B5"/>
    <w:rsid w:val="0025453A"/>
    <w:rsid w:val="0025581D"/>
    <w:rsid w:val="002561B3"/>
    <w:rsid w:val="00257545"/>
    <w:rsid w:val="00257ACA"/>
    <w:rsid w:val="00257D77"/>
    <w:rsid w:val="0026045F"/>
    <w:rsid w:val="00260741"/>
    <w:rsid w:val="002619F7"/>
    <w:rsid w:val="00261D66"/>
    <w:rsid w:val="0026215C"/>
    <w:rsid w:val="00262C13"/>
    <w:rsid w:val="0026357F"/>
    <w:rsid w:val="002637AE"/>
    <w:rsid w:val="00263BA1"/>
    <w:rsid w:val="00263C6E"/>
    <w:rsid w:val="00263CDC"/>
    <w:rsid w:val="00264464"/>
    <w:rsid w:val="00264645"/>
    <w:rsid w:val="00264AAA"/>
    <w:rsid w:val="00264C74"/>
    <w:rsid w:val="00265466"/>
    <w:rsid w:val="00265EC5"/>
    <w:rsid w:val="0026627D"/>
    <w:rsid w:val="002671DB"/>
    <w:rsid w:val="0026783F"/>
    <w:rsid w:val="0026785A"/>
    <w:rsid w:val="00267D6F"/>
    <w:rsid w:val="00267F17"/>
    <w:rsid w:val="0027004A"/>
    <w:rsid w:val="002700BC"/>
    <w:rsid w:val="0027048B"/>
    <w:rsid w:val="00270EED"/>
    <w:rsid w:val="00271812"/>
    <w:rsid w:val="00272141"/>
    <w:rsid w:val="00272315"/>
    <w:rsid w:val="0027293F"/>
    <w:rsid w:val="0027322B"/>
    <w:rsid w:val="002736AF"/>
    <w:rsid w:val="002736D2"/>
    <w:rsid w:val="00273B18"/>
    <w:rsid w:val="00274DB5"/>
    <w:rsid w:val="00274F9F"/>
    <w:rsid w:val="0027529F"/>
    <w:rsid w:val="00275C47"/>
    <w:rsid w:val="00277641"/>
    <w:rsid w:val="0027793C"/>
    <w:rsid w:val="00277DE3"/>
    <w:rsid w:val="00277FC2"/>
    <w:rsid w:val="0028017E"/>
    <w:rsid w:val="0028026E"/>
    <w:rsid w:val="00280D28"/>
    <w:rsid w:val="0028107E"/>
    <w:rsid w:val="002813C6"/>
    <w:rsid w:val="00281A90"/>
    <w:rsid w:val="00281F38"/>
    <w:rsid w:val="002827B1"/>
    <w:rsid w:val="00282D74"/>
    <w:rsid w:val="00283E07"/>
    <w:rsid w:val="002847B5"/>
    <w:rsid w:val="00284B82"/>
    <w:rsid w:val="002853EA"/>
    <w:rsid w:val="002856DD"/>
    <w:rsid w:val="00285C34"/>
    <w:rsid w:val="00285C8B"/>
    <w:rsid w:val="00285F3B"/>
    <w:rsid w:val="002867BD"/>
    <w:rsid w:val="00286EC6"/>
    <w:rsid w:val="00286F97"/>
    <w:rsid w:val="002873C2"/>
    <w:rsid w:val="00287ED2"/>
    <w:rsid w:val="00290C5D"/>
    <w:rsid w:val="00290ED0"/>
    <w:rsid w:val="0029261D"/>
    <w:rsid w:val="002928DA"/>
    <w:rsid w:val="00292950"/>
    <w:rsid w:val="00292D09"/>
    <w:rsid w:val="00293607"/>
    <w:rsid w:val="00293A19"/>
    <w:rsid w:val="002945A8"/>
    <w:rsid w:val="00294CCD"/>
    <w:rsid w:val="002954CD"/>
    <w:rsid w:val="00296823"/>
    <w:rsid w:val="002A009A"/>
    <w:rsid w:val="002A0174"/>
    <w:rsid w:val="002A0272"/>
    <w:rsid w:val="002A08A4"/>
    <w:rsid w:val="002A0918"/>
    <w:rsid w:val="002A0A1E"/>
    <w:rsid w:val="002A0E55"/>
    <w:rsid w:val="002A1AAC"/>
    <w:rsid w:val="002A1D6A"/>
    <w:rsid w:val="002A1F12"/>
    <w:rsid w:val="002A1F49"/>
    <w:rsid w:val="002A1FC6"/>
    <w:rsid w:val="002A20EA"/>
    <w:rsid w:val="002A2F81"/>
    <w:rsid w:val="002A36EF"/>
    <w:rsid w:val="002A37AC"/>
    <w:rsid w:val="002A381C"/>
    <w:rsid w:val="002A3EB8"/>
    <w:rsid w:val="002A3EF4"/>
    <w:rsid w:val="002A4291"/>
    <w:rsid w:val="002A4508"/>
    <w:rsid w:val="002A4621"/>
    <w:rsid w:val="002A4A92"/>
    <w:rsid w:val="002A4AC2"/>
    <w:rsid w:val="002A52FD"/>
    <w:rsid w:val="002A5A8A"/>
    <w:rsid w:val="002A5D02"/>
    <w:rsid w:val="002A6400"/>
    <w:rsid w:val="002A7506"/>
    <w:rsid w:val="002A7764"/>
    <w:rsid w:val="002A7AC2"/>
    <w:rsid w:val="002B045E"/>
    <w:rsid w:val="002B0DEE"/>
    <w:rsid w:val="002B118C"/>
    <w:rsid w:val="002B13B0"/>
    <w:rsid w:val="002B1500"/>
    <w:rsid w:val="002B2DA8"/>
    <w:rsid w:val="002B31B9"/>
    <w:rsid w:val="002B3323"/>
    <w:rsid w:val="002B37C1"/>
    <w:rsid w:val="002B39CB"/>
    <w:rsid w:val="002B3A59"/>
    <w:rsid w:val="002B3FE6"/>
    <w:rsid w:val="002B4505"/>
    <w:rsid w:val="002B4D2C"/>
    <w:rsid w:val="002B58CE"/>
    <w:rsid w:val="002B5ADA"/>
    <w:rsid w:val="002B6E46"/>
    <w:rsid w:val="002B7666"/>
    <w:rsid w:val="002B7A81"/>
    <w:rsid w:val="002B7DEE"/>
    <w:rsid w:val="002C0147"/>
    <w:rsid w:val="002C0366"/>
    <w:rsid w:val="002C051D"/>
    <w:rsid w:val="002C0680"/>
    <w:rsid w:val="002C1BF3"/>
    <w:rsid w:val="002C2176"/>
    <w:rsid w:val="002C2C96"/>
    <w:rsid w:val="002C2DDC"/>
    <w:rsid w:val="002C319E"/>
    <w:rsid w:val="002C3261"/>
    <w:rsid w:val="002C3B00"/>
    <w:rsid w:val="002C429E"/>
    <w:rsid w:val="002C47B2"/>
    <w:rsid w:val="002C47F6"/>
    <w:rsid w:val="002C496F"/>
    <w:rsid w:val="002C4B47"/>
    <w:rsid w:val="002C5236"/>
    <w:rsid w:val="002C530D"/>
    <w:rsid w:val="002C531F"/>
    <w:rsid w:val="002C5EC5"/>
    <w:rsid w:val="002C687A"/>
    <w:rsid w:val="002C72E7"/>
    <w:rsid w:val="002C739E"/>
    <w:rsid w:val="002C7890"/>
    <w:rsid w:val="002D09BE"/>
    <w:rsid w:val="002D0A03"/>
    <w:rsid w:val="002D0C58"/>
    <w:rsid w:val="002D1804"/>
    <w:rsid w:val="002D1A4B"/>
    <w:rsid w:val="002D38C5"/>
    <w:rsid w:val="002D39E4"/>
    <w:rsid w:val="002D3B67"/>
    <w:rsid w:val="002D3DC5"/>
    <w:rsid w:val="002D3E89"/>
    <w:rsid w:val="002D49C5"/>
    <w:rsid w:val="002D50CE"/>
    <w:rsid w:val="002D51D1"/>
    <w:rsid w:val="002D52BE"/>
    <w:rsid w:val="002D52DD"/>
    <w:rsid w:val="002D5436"/>
    <w:rsid w:val="002D643C"/>
    <w:rsid w:val="002D68E2"/>
    <w:rsid w:val="002D6DE4"/>
    <w:rsid w:val="002D6FCC"/>
    <w:rsid w:val="002D7F3F"/>
    <w:rsid w:val="002E0013"/>
    <w:rsid w:val="002E0BC2"/>
    <w:rsid w:val="002E0F2B"/>
    <w:rsid w:val="002E1900"/>
    <w:rsid w:val="002E249D"/>
    <w:rsid w:val="002E28DA"/>
    <w:rsid w:val="002E2CF3"/>
    <w:rsid w:val="002E2F1A"/>
    <w:rsid w:val="002E4082"/>
    <w:rsid w:val="002E423C"/>
    <w:rsid w:val="002E48E6"/>
    <w:rsid w:val="002E48FF"/>
    <w:rsid w:val="002E49E6"/>
    <w:rsid w:val="002E4E01"/>
    <w:rsid w:val="002E5065"/>
    <w:rsid w:val="002E62B9"/>
    <w:rsid w:val="002E631A"/>
    <w:rsid w:val="002E6B59"/>
    <w:rsid w:val="002E6EE9"/>
    <w:rsid w:val="002E751C"/>
    <w:rsid w:val="002E7A47"/>
    <w:rsid w:val="002F0004"/>
    <w:rsid w:val="002F037A"/>
    <w:rsid w:val="002F1544"/>
    <w:rsid w:val="002F1594"/>
    <w:rsid w:val="002F1A78"/>
    <w:rsid w:val="002F30B1"/>
    <w:rsid w:val="002F3267"/>
    <w:rsid w:val="002F38D5"/>
    <w:rsid w:val="002F5B34"/>
    <w:rsid w:val="002F5CF3"/>
    <w:rsid w:val="002F5F95"/>
    <w:rsid w:val="002F643A"/>
    <w:rsid w:val="002F64A3"/>
    <w:rsid w:val="002F6711"/>
    <w:rsid w:val="002F68C1"/>
    <w:rsid w:val="002F71F2"/>
    <w:rsid w:val="002F7B82"/>
    <w:rsid w:val="002F7DEC"/>
    <w:rsid w:val="0030028F"/>
    <w:rsid w:val="003002E5"/>
    <w:rsid w:val="003016F6"/>
    <w:rsid w:val="003017FC"/>
    <w:rsid w:val="00301DDA"/>
    <w:rsid w:val="00301E53"/>
    <w:rsid w:val="003020CF"/>
    <w:rsid w:val="00302826"/>
    <w:rsid w:val="00302AEE"/>
    <w:rsid w:val="00302CEF"/>
    <w:rsid w:val="00303821"/>
    <w:rsid w:val="003044F2"/>
    <w:rsid w:val="00304E5B"/>
    <w:rsid w:val="0030507B"/>
    <w:rsid w:val="00305187"/>
    <w:rsid w:val="003059C0"/>
    <w:rsid w:val="00305BE6"/>
    <w:rsid w:val="00306151"/>
    <w:rsid w:val="00306A1C"/>
    <w:rsid w:val="00306E75"/>
    <w:rsid w:val="003079D0"/>
    <w:rsid w:val="003079DA"/>
    <w:rsid w:val="00307BA3"/>
    <w:rsid w:val="003107A4"/>
    <w:rsid w:val="00310C65"/>
    <w:rsid w:val="00310CAA"/>
    <w:rsid w:val="00310F71"/>
    <w:rsid w:val="0031207B"/>
    <w:rsid w:val="00312F23"/>
    <w:rsid w:val="00313868"/>
    <w:rsid w:val="00313B6B"/>
    <w:rsid w:val="00313BED"/>
    <w:rsid w:val="00313CD9"/>
    <w:rsid w:val="00313E88"/>
    <w:rsid w:val="0031453E"/>
    <w:rsid w:val="00315932"/>
    <w:rsid w:val="00315E4B"/>
    <w:rsid w:val="00315E93"/>
    <w:rsid w:val="00315F44"/>
    <w:rsid w:val="00315F80"/>
    <w:rsid w:val="0031654C"/>
    <w:rsid w:val="003165B2"/>
    <w:rsid w:val="0031792E"/>
    <w:rsid w:val="00320937"/>
    <w:rsid w:val="003212CA"/>
    <w:rsid w:val="00321C10"/>
    <w:rsid w:val="00321EE2"/>
    <w:rsid w:val="0032284D"/>
    <w:rsid w:val="00322F56"/>
    <w:rsid w:val="003231E3"/>
    <w:rsid w:val="0032349C"/>
    <w:rsid w:val="0032395B"/>
    <w:rsid w:val="00323E92"/>
    <w:rsid w:val="00324D5F"/>
    <w:rsid w:val="00324EE6"/>
    <w:rsid w:val="0032545F"/>
    <w:rsid w:val="003262BA"/>
    <w:rsid w:val="003269B8"/>
    <w:rsid w:val="0032713D"/>
    <w:rsid w:val="003273B3"/>
    <w:rsid w:val="00327AD9"/>
    <w:rsid w:val="00331E48"/>
    <w:rsid w:val="00332ABA"/>
    <w:rsid w:val="00333243"/>
    <w:rsid w:val="00333469"/>
    <w:rsid w:val="00333AE2"/>
    <w:rsid w:val="0033426B"/>
    <w:rsid w:val="003345E1"/>
    <w:rsid w:val="0033645D"/>
    <w:rsid w:val="003369C7"/>
    <w:rsid w:val="00337151"/>
    <w:rsid w:val="00337343"/>
    <w:rsid w:val="00337647"/>
    <w:rsid w:val="00337CF6"/>
    <w:rsid w:val="00337FA4"/>
    <w:rsid w:val="003400E5"/>
    <w:rsid w:val="00340111"/>
    <w:rsid w:val="0034037B"/>
    <w:rsid w:val="00340417"/>
    <w:rsid w:val="0034122C"/>
    <w:rsid w:val="003414FC"/>
    <w:rsid w:val="00341FE9"/>
    <w:rsid w:val="00342002"/>
    <w:rsid w:val="00342060"/>
    <w:rsid w:val="003432D4"/>
    <w:rsid w:val="003432FE"/>
    <w:rsid w:val="00344A4A"/>
    <w:rsid w:val="00345B2E"/>
    <w:rsid w:val="00347167"/>
    <w:rsid w:val="00347A11"/>
    <w:rsid w:val="00347E24"/>
    <w:rsid w:val="003506F8"/>
    <w:rsid w:val="003508A5"/>
    <w:rsid w:val="00350BCC"/>
    <w:rsid w:val="003512F2"/>
    <w:rsid w:val="0035153B"/>
    <w:rsid w:val="00351B85"/>
    <w:rsid w:val="003533C4"/>
    <w:rsid w:val="0035434A"/>
    <w:rsid w:val="00355098"/>
    <w:rsid w:val="003554E7"/>
    <w:rsid w:val="0035563B"/>
    <w:rsid w:val="00356497"/>
    <w:rsid w:val="00357363"/>
    <w:rsid w:val="00361AD3"/>
    <w:rsid w:val="00362644"/>
    <w:rsid w:val="0036273F"/>
    <w:rsid w:val="003628A6"/>
    <w:rsid w:val="00363CE4"/>
    <w:rsid w:val="00364642"/>
    <w:rsid w:val="0036578D"/>
    <w:rsid w:val="00366474"/>
    <w:rsid w:val="00366DC6"/>
    <w:rsid w:val="00367F63"/>
    <w:rsid w:val="003709F8"/>
    <w:rsid w:val="00370B78"/>
    <w:rsid w:val="00371284"/>
    <w:rsid w:val="00371E70"/>
    <w:rsid w:val="00372690"/>
    <w:rsid w:val="003727EE"/>
    <w:rsid w:val="00373AD7"/>
    <w:rsid w:val="0037482D"/>
    <w:rsid w:val="003749D9"/>
    <w:rsid w:val="00375550"/>
    <w:rsid w:val="00375790"/>
    <w:rsid w:val="00375975"/>
    <w:rsid w:val="00375DAD"/>
    <w:rsid w:val="0037607E"/>
    <w:rsid w:val="003760B6"/>
    <w:rsid w:val="003769D5"/>
    <w:rsid w:val="00376FCD"/>
    <w:rsid w:val="0037771F"/>
    <w:rsid w:val="0037788B"/>
    <w:rsid w:val="00377B89"/>
    <w:rsid w:val="00377FBA"/>
    <w:rsid w:val="00380F7F"/>
    <w:rsid w:val="00381113"/>
    <w:rsid w:val="0038141D"/>
    <w:rsid w:val="00381977"/>
    <w:rsid w:val="00381EAD"/>
    <w:rsid w:val="00382A00"/>
    <w:rsid w:val="00382F32"/>
    <w:rsid w:val="0038315D"/>
    <w:rsid w:val="003837B7"/>
    <w:rsid w:val="0038381C"/>
    <w:rsid w:val="0038407D"/>
    <w:rsid w:val="003842AC"/>
    <w:rsid w:val="003842E7"/>
    <w:rsid w:val="003846EC"/>
    <w:rsid w:val="00384F8A"/>
    <w:rsid w:val="00384FF4"/>
    <w:rsid w:val="003852A1"/>
    <w:rsid w:val="003852FA"/>
    <w:rsid w:val="003855C0"/>
    <w:rsid w:val="00385788"/>
    <w:rsid w:val="00385C97"/>
    <w:rsid w:val="0038610F"/>
    <w:rsid w:val="0038629F"/>
    <w:rsid w:val="00386421"/>
    <w:rsid w:val="0038672E"/>
    <w:rsid w:val="00386799"/>
    <w:rsid w:val="00386BC5"/>
    <w:rsid w:val="00386BF4"/>
    <w:rsid w:val="00386DE3"/>
    <w:rsid w:val="003870A9"/>
    <w:rsid w:val="0038734D"/>
    <w:rsid w:val="0039077E"/>
    <w:rsid w:val="00390AA4"/>
    <w:rsid w:val="00390B35"/>
    <w:rsid w:val="00391699"/>
    <w:rsid w:val="00391D04"/>
    <w:rsid w:val="003922C6"/>
    <w:rsid w:val="0039307F"/>
    <w:rsid w:val="00393AB5"/>
    <w:rsid w:val="00393F5C"/>
    <w:rsid w:val="003940DC"/>
    <w:rsid w:val="0039461A"/>
    <w:rsid w:val="0039570F"/>
    <w:rsid w:val="00396066"/>
    <w:rsid w:val="003964C1"/>
    <w:rsid w:val="00396562"/>
    <w:rsid w:val="00397A70"/>
    <w:rsid w:val="003A0ED6"/>
    <w:rsid w:val="003A1AD8"/>
    <w:rsid w:val="003A1B5D"/>
    <w:rsid w:val="003A20B8"/>
    <w:rsid w:val="003A3771"/>
    <w:rsid w:val="003A37D6"/>
    <w:rsid w:val="003A3CED"/>
    <w:rsid w:val="003A4A7A"/>
    <w:rsid w:val="003A644B"/>
    <w:rsid w:val="003A691B"/>
    <w:rsid w:val="003A6FB5"/>
    <w:rsid w:val="003B03DC"/>
    <w:rsid w:val="003B0D61"/>
    <w:rsid w:val="003B1452"/>
    <w:rsid w:val="003B1CF3"/>
    <w:rsid w:val="003B2904"/>
    <w:rsid w:val="003B37F8"/>
    <w:rsid w:val="003B4112"/>
    <w:rsid w:val="003B45B4"/>
    <w:rsid w:val="003B4604"/>
    <w:rsid w:val="003B46DD"/>
    <w:rsid w:val="003B4749"/>
    <w:rsid w:val="003B4DAB"/>
    <w:rsid w:val="003B4E1B"/>
    <w:rsid w:val="003B5053"/>
    <w:rsid w:val="003B5B08"/>
    <w:rsid w:val="003B661E"/>
    <w:rsid w:val="003B6B43"/>
    <w:rsid w:val="003B6E9D"/>
    <w:rsid w:val="003B739D"/>
    <w:rsid w:val="003B7447"/>
    <w:rsid w:val="003B7B21"/>
    <w:rsid w:val="003B7D8C"/>
    <w:rsid w:val="003C2457"/>
    <w:rsid w:val="003C301D"/>
    <w:rsid w:val="003C3C39"/>
    <w:rsid w:val="003C3D07"/>
    <w:rsid w:val="003C3F25"/>
    <w:rsid w:val="003C4650"/>
    <w:rsid w:val="003C4A26"/>
    <w:rsid w:val="003C4E3D"/>
    <w:rsid w:val="003C52C4"/>
    <w:rsid w:val="003C5453"/>
    <w:rsid w:val="003C5C7C"/>
    <w:rsid w:val="003C687F"/>
    <w:rsid w:val="003C6C58"/>
    <w:rsid w:val="003C71D2"/>
    <w:rsid w:val="003C7554"/>
    <w:rsid w:val="003C7BAC"/>
    <w:rsid w:val="003C7BE0"/>
    <w:rsid w:val="003C7CDA"/>
    <w:rsid w:val="003C7FCB"/>
    <w:rsid w:val="003D02BC"/>
    <w:rsid w:val="003D0349"/>
    <w:rsid w:val="003D0469"/>
    <w:rsid w:val="003D0E72"/>
    <w:rsid w:val="003D0EAD"/>
    <w:rsid w:val="003D1FD9"/>
    <w:rsid w:val="003D35D0"/>
    <w:rsid w:val="003D38CF"/>
    <w:rsid w:val="003D391C"/>
    <w:rsid w:val="003D39EE"/>
    <w:rsid w:val="003D4386"/>
    <w:rsid w:val="003D48DA"/>
    <w:rsid w:val="003D55B0"/>
    <w:rsid w:val="003D5C8D"/>
    <w:rsid w:val="003D6AD4"/>
    <w:rsid w:val="003E0100"/>
    <w:rsid w:val="003E0B36"/>
    <w:rsid w:val="003E0CAF"/>
    <w:rsid w:val="003E0DE4"/>
    <w:rsid w:val="003E0DF7"/>
    <w:rsid w:val="003E1118"/>
    <w:rsid w:val="003E1526"/>
    <w:rsid w:val="003E1FEA"/>
    <w:rsid w:val="003E2B6B"/>
    <w:rsid w:val="003E31FF"/>
    <w:rsid w:val="003E345F"/>
    <w:rsid w:val="003E439D"/>
    <w:rsid w:val="003E449F"/>
    <w:rsid w:val="003E4E1D"/>
    <w:rsid w:val="003E4FDB"/>
    <w:rsid w:val="003E535E"/>
    <w:rsid w:val="003E5705"/>
    <w:rsid w:val="003E78D3"/>
    <w:rsid w:val="003F0820"/>
    <w:rsid w:val="003F17B0"/>
    <w:rsid w:val="003F1C46"/>
    <w:rsid w:val="003F1EC7"/>
    <w:rsid w:val="003F241B"/>
    <w:rsid w:val="003F2632"/>
    <w:rsid w:val="003F2A78"/>
    <w:rsid w:val="003F2C6F"/>
    <w:rsid w:val="003F2E37"/>
    <w:rsid w:val="003F4029"/>
    <w:rsid w:val="003F443C"/>
    <w:rsid w:val="003F44C1"/>
    <w:rsid w:val="003F5037"/>
    <w:rsid w:val="003F5345"/>
    <w:rsid w:val="003F69CC"/>
    <w:rsid w:val="003F6E4F"/>
    <w:rsid w:val="003F73D5"/>
    <w:rsid w:val="003F75E3"/>
    <w:rsid w:val="00400041"/>
    <w:rsid w:val="0040029D"/>
    <w:rsid w:val="004002A1"/>
    <w:rsid w:val="0040035A"/>
    <w:rsid w:val="0040057C"/>
    <w:rsid w:val="00401119"/>
    <w:rsid w:val="0040130E"/>
    <w:rsid w:val="00401577"/>
    <w:rsid w:val="00401BD8"/>
    <w:rsid w:val="0040208D"/>
    <w:rsid w:val="00402133"/>
    <w:rsid w:val="00402377"/>
    <w:rsid w:val="004023A2"/>
    <w:rsid w:val="00402BD9"/>
    <w:rsid w:val="00403F0A"/>
    <w:rsid w:val="0040485A"/>
    <w:rsid w:val="00404981"/>
    <w:rsid w:val="00404FAD"/>
    <w:rsid w:val="004055FE"/>
    <w:rsid w:val="00405757"/>
    <w:rsid w:val="00406832"/>
    <w:rsid w:val="00406A4D"/>
    <w:rsid w:val="00407099"/>
    <w:rsid w:val="00407131"/>
    <w:rsid w:val="00407B28"/>
    <w:rsid w:val="00407EA5"/>
    <w:rsid w:val="004104F7"/>
    <w:rsid w:val="00410E19"/>
    <w:rsid w:val="004113F1"/>
    <w:rsid w:val="0041299D"/>
    <w:rsid w:val="00412C5F"/>
    <w:rsid w:val="00412CB1"/>
    <w:rsid w:val="00412DD1"/>
    <w:rsid w:val="00412EB3"/>
    <w:rsid w:val="004132EA"/>
    <w:rsid w:val="00413938"/>
    <w:rsid w:val="00413F35"/>
    <w:rsid w:val="004150C2"/>
    <w:rsid w:val="004167BF"/>
    <w:rsid w:val="0041699A"/>
    <w:rsid w:val="00416E0F"/>
    <w:rsid w:val="00416F9E"/>
    <w:rsid w:val="00417036"/>
    <w:rsid w:val="004173B5"/>
    <w:rsid w:val="00417C3C"/>
    <w:rsid w:val="00420A74"/>
    <w:rsid w:val="00421471"/>
    <w:rsid w:val="00421722"/>
    <w:rsid w:val="004219D1"/>
    <w:rsid w:val="00423416"/>
    <w:rsid w:val="004234A5"/>
    <w:rsid w:val="004235C5"/>
    <w:rsid w:val="004244A6"/>
    <w:rsid w:val="00424990"/>
    <w:rsid w:val="0042517F"/>
    <w:rsid w:val="0042584C"/>
    <w:rsid w:val="00425AC1"/>
    <w:rsid w:val="00425C43"/>
    <w:rsid w:val="00426A18"/>
    <w:rsid w:val="00426B4C"/>
    <w:rsid w:val="00426DB6"/>
    <w:rsid w:val="0042700F"/>
    <w:rsid w:val="00430295"/>
    <w:rsid w:val="004304E4"/>
    <w:rsid w:val="00430AA8"/>
    <w:rsid w:val="00431AE7"/>
    <w:rsid w:val="00431BDB"/>
    <w:rsid w:val="0043214D"/>
    <w:rsid w:val="00432156"/>
    <w:rsid w:val="00432A74"/>
    <w:rsid w:val="0043387C"/>
    <w:rsid w:val="00433D18"/>
    <w:rsid w:val="00434112"/>
    <w:rsid w:val="00434EC1"/>
    <w:rsid w:val="00435650"/>
    <w:rsid w:val="0043575D"/>
    <w:rsid w:val="00436BF5"/>
    <w:rsid w:val="00436C84"/>
    <w:rsid w:val="00437B05"/>
    <w:rsid w:val="004400DC"/>
    <w:rsid w:val="0044017E"/>
    <w:rsid w:val="004408CE"/>
    <w:rsid w:val="00442BD2"/>
    <w:rsid w:val="004441E7"/>
    <w:rsid w:val="004443CF"/>
    <w:rsid w:val="004446AB"/>
    <w:rsid w:val="00444CE5"/>
    <w:rsid w:val="00444CF1"/>
    <w:rsid w:val="00445F75"/>
    <w:rsid w:val="00446E5A"/>
    <w:rsid w:val="00446F2D"/>
    <w:rsid w:val="004473E4"/>
    <w:rsid w:val="0044740B"/>
    <w:rsid w:val="004474E8"/>
    <w:rsid w:val="00447533"/>
    <w:rsid w:val="00447D95"/>
    <w:rsid w:val="00447E73"/>
    <w:rsid w:val="004507C3"/>
    <w:rsid w:val="00451859"/>
    <w:rsid w:val="00451DE8"/>
    <w:rsid w:val="00452C10"/>
    <w:rsid w:val="00452C50"/>
    <w:rsid w:val="00452F9A"/>
    <w:rsid w:val="00453006"/>
    <w:rsid w:val="004537D5"/>
    <w:rsid w:val="00453933"/>
    <w:rsid w:val="0045394D"/>
    <w:rsid w:val="0045474F"/>
    <w:rsid w:val="00454B5B"/>
    <w:rsid w:val="00454B93"/>
    <w:rsid w:val="00454E63"/>
    <w:rsid w:val="0045527D"/>
    <w:rsid w:val="00455388"/>
    <w:rsid w:val="0045579F"/>
    <w:rsid w:val="00455E0F"/>
    <w:rsid w:val="0045619E"/>
    <w:rsid w:val="004563C6"/>
    <w:rsid w:val="00456494"/>
    <w:rsid w:val="00456D0D"/>
    <w:rsid w:val="00456F4F"/>
    <w:rsid w:val="00457B18"/>
    <w:rsid w:val="00457E70"/>
    <w:rsid w:val="00460103"/>
    <w:rsid w:val="004605FD"/>
    <w:rsid w:val="004608F6"/>
    <w:rsid w:val="00460A38"/>
    <w:rsid w:val="00460E7B"/>
    <w:rsid w:val="0046184E"/>
    <w:rsid w:val="00462CD8"/>
    <w:rsid w:val="0046321A"/>
    <w:rsid w:val="004635C6"/>
    <w:rsid w:val="00464CF5"/>
    <w:rsid w:val="00464ED3"/>
    <w:rsid w:val="004657DE"/>
    <w:rsid w:val="00465A1B"/>
    <w:rsid w:val="00465C0E"/>
    <w:rsid w:val="00465C24"/>
    <w:rsid w:val="004660A7"/>
    <w:rsid w:val="004664AC"/>
    <w:rsid w:val="004668A6"/>
    <w:rsid w:val="00466A33"/>
    <w:rsid w:val="00466F93"/>
    <w:rsid w:val="00470160"/>
    <w:rsid w:val="004701E8"/>
    <w:rsid w:val="004703A9"/>
    <w:rsid w:val="0047066F"/>
    <w:rsid w:val="0047086D"/>
    <w:rsid w:val="00470892"/>
    <w:rsid w:val="00471106"/>
    <w:rsid w:val="00471363"/>
    <w:rsid w:val="0047182E"/>
    <w:rsid w:val="00471862"/>
    <w:rsid w:val="00471902"/>
    <w:rsid w:val="0047270F"/>
    <w:rsid w:val="0047368A"/>
    <w:rsid w:val="00473F99"/>
    <w:rsid w:val="00474514"/>
    <w:rsid w:val="0047457E"/>
    <w:rsid w:val="00474954"/>
    <w:rsid w:val="00474CCF"/>
    <w:rsid w:val="00475350"/>
    <w:rsid w:val="00475404"/>
    <w:rsid w:val="0047574A"/>
    <w:rsid w:val="004765EF"/>
    <w:rsid w:val="004766AB"/>
    <w:rsid w:val="004766DA"/>
    <w:rsid w:val="00476940"/>
    <w:rsid w:val="004770DB"/>
    <w:rsid w:val="004774E6"/>
    <w:rsid w:val="0047775F"/>
    <w:rsid w:val="004777C6"/>
    <w:rsid w:val="00477970"/>
    <w:rsid w:val="00480BBD"/>
    <w:rsid w:val="0048111C"/>
    <w:rsid w:val="00481686"/>
    <w:rsid w:val="00481B29"/>
    <w:rsid w:val="0048258A"/>
    <w:rsid w:val="00482EEC"/>
    <w:rsid w:val="00483746"/>
    <w:rsid w:val="004838D9"/>
    <w:rsid w:val="00483B30"/>
    <w:rsid w:val="004840BC"/>
    <w:rsid w:val="0048428E"/>
    <w:rsid w:val="004847B0"/>
    <w:rsid w:val="00484B64"/>
    <w:rsid w:val="00484D85"/>
    <w:rsid w:val="004855FA"/>
    <w:rsid w:val="00485C43"/>
    <w:rsid w:val="004860DF"/>
    <w:rsid w:val="00486538"/>
    <w:rsid w:val="00486FF0"/>
    <w:rsid w:val="00487A66"/>
    <w:rsid w:val="004904BB"/>
    <w:rsid w:val="00490B10"/>
    <w:rsid w:val="00490CDF"/>
    <w:rsid w:val="004917FF"/>
    <w:rsid w:val="00492048"/>
    <w:rsid w:val="0049208B"/>
    <w:rsid w:val="004925B9"/>
    <w:rsid w:val="004925C5"/>
    <w:rsid w:val="00492A2F"/>
    <w:rsid w:val="00492D17"/>
    <w:rsid w:val="0049364A"/>
    <w:rsid w:val="00493A10"/>
    <w:rsid w:val="00496034"/>
    <w:rsid w:val="004961A2"/>
    <w:rsid w:val="00496370"/>
    <w:rsid w:val="00496ADA"/>
    <w:rsid w:val="0049706B"/>
    <w:rsid w:val="00497391"/>
    <w:rsid w:val="004977FE"/>
    <w:rsid w:val="00497D65"/>
    <w:rsid w:val="00497DE8"/>
    <w:rsid w:val="004A167B"/>
    <w:rsid w:val="004A314F"/>
    <w:rsid w:val="004A320E"/>
    <w:rsid w:val="004A3B5C"/>
    <w:rsid w:val="004A4900"/>
    <w:rsid w:val="004A4DD9"/>
    <w:rsid w:val="004A5045"/>
    <w:rsid w:val="004A5296"/>
    <w:rsid w:val="004A5935"/>
    <w:rsid w:val="004A5D24"/>
    <w:rsid w:val="004A5DE6"/>
    <w:rsid w:val="004A7114"/>
    <w:rsid w:val="004A7902"/>
    <w:rsid w:val="004B02B3"/>
    <w:rsid w:val="004B09FE"/>
    <w:rsid w:val="004B0CD7"/>
    <w:rsid w:val="004B1127"/>
    <w:rsid w:val="004B13AA"/>
    <w:rsid w:val="004B15F1"/>
    <w:rsid w:val="004B17B7"/>
    <w:rsid w:val="004B1C68"/>
    <w:rsid w:val="004B1F77"/>
    <w:rsid w:val="004B240C"/>
    <w:rsid w:val="004B34AD"/>
    <w:rsid w:val="004B442F"/>
    <w:rsid w:val="004B49EA"/>
    <w:rsid w:val="004B5959"/>
    <w:rsid w:val="004B65C2"/>
    <w:rsid w:val="004B6A93"/>
    <w:rsid w:val="004B6BBB"/>
    <w:rsid w:val="004B7419"/>
    <w:rsid w:val="004C09FC"/>
    <w:rsid w:val="004C0AE3"/>
    <w:rsid w:val="004C10BE"/>
    <w:rsid w:val="004C1A35"/>
    <w:rsid w:val="004C1A41"/>
    <w:rsid w:val="004C1B2F"/>
    <w:rsid w:val="004C2A48"/>
    <w:rsid w:val="004C2B2F"/>
    <w:rsid w:val="004C4087"/>
    <w:rsid w:val="004C45DC"/>
    <w:rsid w:val="004C46F3"/>
    <w:rsid w:val="004C5617"/>
    <w:rsid w:val="004C61D5"/>
    <w:rsid w:val="004C6F3F"/>
    <w:rsid w:val="004C7758"/>
    <w:rsid w:val="004C7B9B"/>
    <w:rsid w:val="004C7DDE"/>
    <w:rsid w:val="004D0F82"/>
    <w:rsid w:val="004D108A"/>
    <w:rsid w:val="004D1FA1"/>
    <w:rsid w:val="004D2061"/>
    <w:rsid w:val="004D2270"/>
    <w:rsid w:val="004D26F5"/>
    <w:rsid w:val="004D3283"/>
    <w:rsid w:val="004D3FE4"/>
    <w:rsid w:val="004D4358"/>
    <w:rsid w:val="004D44F2"/>
    <w:rsid w:val="004D48C8"/>
    <w:rsid w:val="004D4BC2"/>
    <w:rsid w:val="004D5693"/>
    <w:rsid w:val="004D622D"/>
    <w:rsid w:val="004D672A"/>
    <w:rsid w:val="004D68F9"/>
    <w:rsid w:val="004D6C38"/>
    <w:rsid w:val="004D6DD6"/>
    <w:rsid w:val="004D7076"/>
    <w:rsid w:val="004E053C"/>
    <w:rsid w:val="004E15A4"/>
    <w:rsid w:val="004E1E20"/>
    <w:rsid w:val="004E27F0"/>
    <w:rsid w:val="004E2B95"/>
    <w:rsid w:val="004E2EFE"/>
    <w:rsid w:val="004E2F28"/>
    <w:rsid w:val="004E307A"/>
    <w:rsid w:val="004E3912"/>
    <w:rsid w:val="004E3DEA"/>
    <w:rsid w:val="004E47B8"/>
    <w:rsid w:val="004E52C9"/>
    <w:rsid w:val="004E5643"/>
    <w:rsid w:val="004E6464"/>
    <w:rsid w:val="004E65F7"/>
    <w:rsid w:val="004E6CEF"/>
    <w:rsid w:val="004E7872"/>
    <w:rsid w:val="004F0B9E"/>
    <w:rsid w:val="004F0CE0"/>
    <w:rsid w:val="004F0F9A"/>
    <w:rsid w:val="004F1C3A"/>
    <w:rsid w:val="004F2E1D"/>
    <w:rsid w:val="004F370E"/>
    <w:rsid w:val="004F378E"/>
    <w:rsid w:val="004F4740"/>
    <w:rsid w:val="004F5C48"/>
    <w:rsid w:val="004F664E"/>
    <w:rsid w:val="004F6FFB"/>
    <w:rsid w:val="004F7838"/>
    <w:rsid w:val="004F79B3"/>
    <w:rsid w:val="004F7AC9"/>
    <w:rsid w:val="004F7EDE"/>
    <w:rsid w:val="0050022D"/>
    <w:rsid w:val="0050088D"/>
    <w:rsid w:val="00501BE5"/>
    <w:rsid w:val="00501BF1"/>
    <w:rsid w:val="00502CF1"/>
    <w:rsid w:val="00503234"/>
    <w:rsid w:val="005035B8"/>
    <w:rsid w:val="00503F94"/>
    <w:rsid w:val="00504C84"/>
    <w:rsid w:val="00505194"/>
    <w:rsid w:val="00505CCD"/>
    <w:rsid w:val="00505E3D"/>
    <w:rsid w:val="00505F0A"/>
    <w:rsid w:val="00506A00"/>
    <w:rsid w:val="00507045"/>
    <w:rsid w:val="00507118"/>
    <w:rsid w:val="005074AB"/>
    <w:rsid w:val="00507581"/>
    <w:rsid w:val="00507858"/>
    <w:rsid w:val="00507AF8"/>
    <w:rsid w:val="00507DFA"/>
    <w:rsid w:val="00507EF8"/>
    <w:rsid w:val="005101AB"/>
    <w:rsid w:val="00510359"/>
    <w:rsid w:val="00510F8D"/>
    <w:rsid w:val="00511967"/>
    <w:rsid w:val="005121C1"/>
    <w:rsid w:val="00513233"/>
    <w:rsid w:val="005136FC"/>
    <w:rsid w:val="00514273"/>
    <w:rsid w:val="0051439A"/>
    <w:rsid w:val="005146C5"/>
    <w:rsid w:val="00514A0B"/>
    <w:rsid w:val="00514F48"/>
    <w:rsid w:val="00515344"/>
    <w:rsid w:val="005166C2"/>
    <w:rsid w:val="00517B10"/>
    <w:rsid w:val="00520520"/>
    <w:rsid w:val="00520649"/>
    <w:rsid w:val="00520C7F"/>
    <w:rsid w:val="0052111F"/>
    <w:rsid w:val="00521526"/>
    <w:rsid w:val="0052168C"/>
    <w:rsid w:val="00521BE6"/>
    <w:rsid w:val="00521E68"/>
    <w:rsid w:val="00522154"/>
    <w:rsid w:val="005229F4"/>
    <w:rsid w:val="00522CC7"/>
    <w:rsid w:val="00522EA8"/>
    <w:rsid w:val="00523D29"/>
    <w:rsid w:val="0052401A"/>
    <w:rsid w:val="005243E1"/>
    <w:rsid w:val="005244A4"/>
    <w:rsid w:val="00524DCB"/>
    <w:rsid w:val="00524FE4"/>
    <w:rsid w:val="00525575"/>
    <w:rsid w:val="00525582"/>
    <w:rsid w:val="005259AD"/>
    <w:rsid w:val="00525DDB"/>
    <w:rsid w:val="00525F17"/>
    <w:rsid w:val="00526048"/>
    <w:rsid w:val="005264CD"/>
    <w:rsid w:val="005264DF"/>
    <w:rsid w:val="0052662A"/>
    <w:rsid w:val="0052701C"/>
    <w:rsid w:val="00527109"/>
    <w:rsid w:val="0052759B"/>
    <w:rsid w:val="005301A6"/>
    <w:rsid w:val="0053027E"/>
    <w:rsid w:val="00531814"/>
    <w:rsid w:val="00531B01"/>
    <w:rsid w:val="00532804"/>
    <w:rsid w:val="00533221"/>
    <w:rsid w:val="00533EB9"/>
    <w:rsid w:val="00533F8C"/>
    <w:rsid w:val="005342E4"/>
    <w:rsid w:val="00534F91"/>
    <w:rsid w:val="005352D1"/>
    <w:rsid w:val="00536149"/>
    <w:rsid w:val="00536475"/>
    <w:rsid w:val="0053673E"/>
    <w:rsid w:val="0053687C"/>
    <w:rsid w:val="0053691C"/>
    <w:rsid w:val="00537368"/>
    <w:rsid w:val="005374FB"/>
    <w:rsid w:val="00537671"/>
    <w:rsid w:val="00537733"/>
    <w:rsid w:val="00537881"/>
    <w:rsid w:val="00537F80"/>
    <w:rsid w:val="00537FBC"/>
    <w:rsid w:val="005406DA"/>
    <w:rsid w:val="00541791"/>
    <w:rsid w:val="00541E6D"/>
    <w:rsid w:val="005426C1"/>
    <w:rsid w:val="00542E6C"/>
    <w:rsid w:val="0054462D"/>
    <w:rsid w:val="00544C89"/>
    <w:rsid w:val="00545626"/>
    <w:rsid w:val="00545E19"/>
    <w:rsid w:val="00546B43"/>
    <w:rsid w:val="00546C27"/>
    <w:rsid w:val="0054792B"/>
    <w:rsid w:val="00547CB6"/>
    <w:rsid w:val="00547F8F"/>
    <w:rsid w:val="00550358"/>
    <w:rsid w:val="005505EC"/>
    <w:rsid w:val="00550972"/>
    <w:rsid w:val="00550D00"/>
    <w:rsid w:val="00550EEB"/>
    <w:rsid w:val="00550F7E"/>
    <w:rsid w:val="0055132C"/>
    <w:rsid w:val="00551D7E"/>
    <w:rsid w:val="005521E6"/>
    <w:rsid w:val="005529DC"/>
    <w:rsid w:val="00552D3C"/>
    <w:rsid w:val="0055301B"/>
    <w:rsid w:val="0055319D"/>
    <w:rsid w:val="005539F1"/>
    <w:rsid w:val="00553FD9"/>
    <w:rsid w:val="00554CB5"/>
    <w:rsid w:val="00555216"/>
    <w:rsid w:val="005553F1"/>
    <w:rsid w:val="0055587B"/>
    <w:rsid w:val="00555907"/>
    <w:rsid w:val="005562FA"/>
    <w:rsid w:val="00556580"/>
    <w:rsid w:val="00556E0B"/>
    <w:rsid w:val="00557154"/>
    <w:rsid w:val="005571D7"/>
    <w:rsid w:val="005575ED"/>
    <w:rsid w:val="005576EA"/>
    <w:rsid w:val="00557D13"/>
    <w:rsid w:val="0056027C"/>
    <w:rsid w:val="00560969"/>
    <w:rsid w:val="00560CD2"/>
    <w:rsid w:val="00560DBB"/>
    <w:rsid w:val="00560E64"/>
    <w:rsid w:val="0056113A"/>
    <w:rsid w:val="00561883"/>
    <w:rsid w:val="00561DFC"/>
    <w:rsid w:val="00562056"/>
    <w:rsid w:val="005621C4"/>
    <w:rsid w:val="0056355D"/>
    <w:rsid w:val="00563C73"/>
    <w:rsid w:val="005647DD"/>
    <w:rsid w:val="00564E3A"/>
    <w:rsid w:val="005652F4"/>
    <w:rsid w:val="0056567A"/>
    <w:rsid w:val="0056574B"/>
    <w:rsid w:val="00565801"/>
    <w:rsid w:val="00566D79"/>
    <w:rsid w:val="00567242"/>
    <w:rsid w:val="00567758"/>
    <w:rsid w:val="00567AA8"/>
    <w:rsid w:val="0057097F"/>
    <w:rsid w:val="00570A12"/>
    <w:rsid w:val="00570CE7"/>
    <w:rsid w:val="005711C4"/>
    <w:rsid w:val="00571B6F"/>
    <w:rsid w:val="00572331"/>
    <w:rsid w:val="00572954"/>
    <w:rsid w:val="00573292"/>
    <w:rsid w:val="00573C4E"/>
    <w:rsid w:val="00573F31"/>
    <w:rsid w:val="00574421"/>
    <w:rsid w:val="005749F1"/>
    <w:rsid w:val="00575A5A"/>
    <w:rsid w:val="00576770"/>
    <w:rsid w:val="005770AE"/>
    <w:rsid w:val="005771B3"/>
    <w:rsid w:val="0057786F"/>
    <w:rsid w:val="005818E4"/>
    <w:rsid w:val="00581C85"/>
    <w:rsid w:val="00582447"/>
    <w:rsid w:val="0058266D"/>
    <w:rsid w:val="00582D81"/>
    <w:rsid w:val="00582F5E"/>
    <w:rsid w:val="00584B6A"/>
    <w:rsid w:val="00585549"/>
    <w:rsid w:val="00585B70"/>
    <w:rsid w:val="00585F45"/>
    <w:rsid w:val="00585FC2"/>
    <w:rsid w:val="005860E1"/>
    <w:rsid w:val="005862BA"/>
    <w:rsid w:val="0058647C"/>
    <w:rsid w:val="005866F6"/>
    <w:rsid w:val="00586AB9"/>
    <w:rsid w:val="00587EA8"/>
    <w:rsid w:val="00590056"/>
    <w:rsid w:val="005904B2"/>
    <w:rsid w:val="005905E7"/>
    <w:rsid w:val="00590AC8"/>
    <w:rsid w:val="00591243"/>
    <w:rsid w:val="00591AE1"/>
    <w:rsid w:val="00591C5E"/>
    <w:rsid w:val="00591D94"/>
    <w:rsid w:val="00591DBB"/>
    <w:rsid w:val="00592012"/>
    <w:rsid w:val="00592514"/>
    <w:rsid w:val="00592565"/>
    <w:rsid w:val="00592B0D"/>
    <w:rsid w:val="005934B7"/>
    <w:rsid w:val="005934BE"/>
    <w:rsid w:val="005944D2"/>
    <w:rsid w:val="005945AE"/>
    <w:rsid w:val="00594A47"/>
    <w:rsid w:val="005950E2"/>
    <w:rsid w:val="00595505"/>
    <w:rsid w:val="005955C8"/>
    <w:rsid w:val="00595B41"/>
    <w:rsid w:val="00596180"/>
    <w:rsid w:val="005A1C5C"/>
    <w:rsid w:val="005A280A"/>
    <w:rsid w:val="005A341A"/>
    <w:rsid w:val="005A37DE"/>
    <w:rsid w:val="005A3E3A"/>
    <w:rsid w:val="005A3E46"/>
    <w:rsid w:val="005A4387"/>
    <w:rsid w:val="005A4401"/>
    <w:rsid w:val="005A49E6"/>
    <w:rsid w:val="005A5045"/>
    <w:rsid w:val="005A5524"/>
    <w:rsid w:val="005A5724"/>
    <w:rsid w:val="005A5C4F"/>
    <w:rsid w:val="005A5D16"/>
    <w:rsid w:val="005A6F89"/>
    <w:rsid w:val="005B0760"/>
    <w:rsid w:val="005B0A1A"/>
    <w:rsid w:val="005B0DA9"/>
    <w:rsid w:val="005B113A"/>
    <w:rsid w:val="005B15F4"/>
    <w:rsid w:val="005B1A5E"/>
    <w:rsid w:val="005B1F34"/>
    <w:rsid w:val="005B27F5"/>
    <w:rsid w:val="005B2F2D"/>
    <w:rsid w:val="005B45B8"/>
    <w:rsid w:val="005B5EE5"/>
    <w:rsid w:val="005B6C08"/>
    <w:rsid w:val="005B6FD8"/>
    <w:rsid w:val="005B7425"/>
    <w:rsid w:val="005C01BC"/>
    <w:rsid w:val="005C0285"/>
    <w:rsid w:val="005C09E3"/>
    <w:rsid w:val="005C152D"/>
    <w:rsid w:val="005C15CC"/>
    <w:rsid w:val="005C1A39"/>
    <w:rsid w:val="005C1E2A"/>
    <w:rsid w:val="005C2079"/>
    <w:rsid w:val="005C2591"/>
    <w:rsid w:val="005C28E8"/>
    <w:rsid w:val="005C327A"/>
    <w:rsid w:val="005C3B5B"/>
    <w:rsid w:val="005C3CF4"/>
    <w:rsid w:val="005C40ED"/>
    <w:rsid w:val="005C410A"/>
    <w:rsid w:val="005C4C01"/>
    <w:rsid w:val="005C5282"/>
    <w:rsid w:val="005C54B3"/>
    <w:rsid w:val="005C59CB"/>
    <w:rsid w:val="005C721B"/>
    <w:rsid w:val="005C723D"/>
    <w:rsid w:val="005C7428"/>
    <w:rsid w:val="005C765B"/>
    <w:rsid w:val="005C770E"/>
    <w:rsid w:val="005C7B72"/>
    <w:rsid w:val="005D0275"/>
    <w:rsid w:val="005D037A"/>
    <w:rsid w:val="005D0411"/>
    <w:rsid w:val="005D17B0"/>
    <w:rsid w:val="005D18BF"/>
    <w:rsid w:val="005D1BAB"/>
    <w:rsid w:val="005D1CED"/>
    <w:rsid w:val="005D2050"/>
    <w:rsid w:val="005D2EE9"/>
    <w:rsid w:val="005D3DE4"/>
    <w:rsid w:val="005D41C5"/>
    <w:rsid w:val="005D4232"/>
    <w:rsid w:val="005D4816"/>
    <w:rsid w:val="005D5170"/>
    <w:rsid w:val="005D5596"/>
    <w:rsid w:val="005D672B"/>
    <w:rsid w:val="005D7177"/>
    <w:rsid w:val="005D731A"/>
    <w:rsid w:val="005D74E2"/>
    <w:rsid w:val="005D77EA"/>
    <w:rsid w:val="005E20C6"/>
    <w:rsid w:val="005E2807"/>
    <w:rsid w:val="005E34FA"/>
    <w:rsid w:val="005E3884"/>
    <w:rsid w:val="005E3C18"/>
    <w:rsid w:val="005E4518"/>
    <w:rsid w:val="005E52E9"/>
    <w:rsid w:val="005E5334"/>
    <w:rsid w:val="005E557B"/>
    <w:rsid w:val="005E5F88"/>
    <w:rsid w:val="005E63C2"/>
    <w:rsid w:val="005E70CE"/>
    <w:rsid w:val="005E754D"/>
    <w:rsid w:val="005E758A"/>
    <w:rsid w:val="005F016C"/>
    <w:rsid w:val="005F01D9"/>
    <w:rsid w:val="005F05F6"/>
    <w:rsid w:val="005F1201"/>
    <w:rsid w:val="005F262A"/>
    <w:rsid w:val="005F27D8"/>
    <w:rsid w:val="005F3156"/>
    <w:rsid w:val="005F3582"/>
    <w:rsid w:val="005F3E47"/>
    <w:rsid w:val="005F40C8"/>
    <w:rsid w:val="005F41DE"/>
    <w:rsid w:val="005F46B8"/>
    <w:rsid w:val="005F47AE"/>
    <w:rsid w:val="005F6466"/>
    <w:rsid w:val="005F6797"/>
    <w:rsid w:val="005F72A8"/>
    <w:rsid w:val="005F7E9D"/>
    <w:rsid w:val="0060092E"/>
    <w:rsid w:val="006014EC"/>
    <w:rsid w:val="006018F7"/>
    <w:rsid w:val="006022FF"/>
    <w:rsid w:val="006027F5"/>
    <w:rsid w:val="006031D2"/>
    <w:rsid w:val="006033F3"/>
    <w:rsid w:val="006042FC"/>
    <w:rsid w:val="00604ADC"/>
    <w:rsid w:val="00604B6A"/>
    <w:rsid w:val="00604BC0"/>
    <w:rsid w:val="00605E20"/>
    <w:rsid w:val="006068D9"/>
    <w:rsid w:val="006079F3"/>
    <w:rsid w:val="006104B9"/>
    <w:rsid w:val="006107DB"/>
    <w:rsid w:val="0061165A"/>
    <w:rsid w:val="006116E4"/>
    <w:rsid w:val="00611DF5"/>
    <w:rsid w:val="006121A4"/>
    <w:rsid w:val="00612223"/>
    <w:rsid w:val="00612A09"/>
    <w:rsid w:val="00613E52"/>
    <w:rsid w:val="0061543B"/>
    <w:rsid w:val="0061625A"/>
    <w:rsid w:val="006164E8"/>
    <w:rsid w:val="0061674A"/>
    <w:rsid w:val="00617B03"/>
    <w:rsid w:val="00620127"/>
    <w:rsid w:val="006205B7"/>
    <w:rsid w:val="006205CC"/>
    <w:rsid w:val="00620EC1"/>
    <w:rsid w:val="006211E0"/>
    <w:rsid w:val="00621F0A"/>
    <w:rsid w:val="006223EB"/>
    <w:rsid w:val="00622D27"/>
    <w:rsid w:val="00622D70"/>
    <w:rsid w:val="006231AD"/>
    <w:rsid w:val="006232EA"/>
    <w:rsid w:val="00623973"/>
    <w:rsid w:val="006245DB"/>
    <w:rsid w:val="006248EA"/>
    <w:rsid w:val="00624904"/>
    <w:rsid w:val="00624CC2"/>
    <w:rsid w:val="00624E12"/>
    <w:rsid w:val="0062507A"/>
    <w:rsid w:val="006253BD"/>
    <w:rsid w:val="00625C51"/>
    <w:rsid w:val="00625ED4"/>
    <w:rsid w:val="0062701B"/>
    <w:rsid w:val="00627397"/>
    <w:rsid w:val="00627569"/>
    <w:rsid w:val="006275AB"/>
    <w:rsid w:val="006276C5"/>
    <w:rsid w:val="00627808"/>
    <w:rsid w:val="00630CE0"/>
    <w:rsid w:val="00630DDD"/>
    <w:rsid w:val="00631263"/>
    <w:rsid w:val="00631A0A"/>
    <w:rsid w:val="00632711"/>
    <w:rsid w:val="00632E6C"/>
    <w:rsid w:val="00633775"/>
    <w:rsid w:val="00634051"/>
    <w:rsid w:val="00634319"/>
    <w:rsid w:val="006343C0"/>
    <w:rsid w:val="0063446F"/>
    <w:rsid w:val="006353C9"/>
    <w:rsid w:val="00635594"/>
    <w:rsid w:val="00636035"/>
    <w:rsid w:val="00636646"/>
    <w:rsid w:val="00636A9B"/>
    <w:rsid w:val="00637363"/>
    <w:rsid w:val="006378AF"/>
    <w:rsid w:val="00637D3A"/>
    <w:rsid w:val="0064116E"/>
    <w:rsid w:val="006412B3"/>
    <w:rsid w:val="0064148F"/>
    <w:rsid w:val="00641A78"/>
    <w:rsid w:val="00642082"/>
    <w:rsid w:val="0064230C"/>
    <w:rsid w:val="006428AF"/>
    <w:rsid w:val="00643E9D"/>
    <w:rsid w:val="0064449A"/>
    <w:rsid w:val="00645019"/>
    <w:rsid w:val="006456BE"/>
    <w:rsid w:val="00645F8C"/>
    <w:rsid w:val="0064637B"/>
    <w:rsid w:val="006467FB"/>
    <w:rsid w:val="006469D8"/>
    <w:rsid w:val="00647333"/>
    <w:rsid w:val="00647FF1"/>
    <w:rsid w:val="00651875"/>
    <w:rsid w:val="00651E3D"/>
    <w:rsid w:val="0065235A"/>
    <w:rsid w:val="006523C9"/>
    <w:rsid w:val="006528A0"/>
    <w:rsid w:val="00652A88"/>
    <w:rsid w:val="00652AE9"/>
    <w:rsid w:val="00652E7C"/>
    <w:rsid w:val="00652EAA"/>
    <w:rsid w:val="00653719"/>
    <w:rsid w:val="006537BF"/>
    <w:rsid w:val="00655ED9"/>
    <w:rsid w:val="0065645F"/>
    <w:rsid w:val="006567A9"/>
    <w:rsid w:val="00656FCD"/>
    <w:rsid w:val="0065769E"/>
    <w:rsid w:val="006603B0"/>
    <w:rsid w:val="00660610"/>
    <w:rsid w:val="006606F0"/>
    <w:rsid w:val="006609FE"/>
    <w:rsid w:val="00660D41"/>
    <w:rsid w:val="00661873"/>
    <w:rsid w:val="00661A93"/>
    <w:rsid w:val="00661ABD"/>
    <w:rsid w:val="00661D0E"/>
    <w:rsid w:val="00662EE2"/>
    <w:rsid w:val="00663429"/>
    <w:rsid w:val="00663601"/>
    <w:rsid w:val="00663EE3"/>
    <w:rsid w:val="00664301"/>
    <w:rsid w:val="00664DC4"/>
    <w:rsid w:val="00665C41"/>
    <w:rsid w:val="00666606"/>
    <w:rsid w:val="00667037"/>
    <w:rsid w:val="006673F7"/>
    <w:rsid w:val="00667470"/>
    <w:rsid w:val="00667E70"/>
    <w:rsid w:val="0067025C"/>
    <w:rsid w:val="006707D1"/>
    <w:rsid w:val="00670971"/>
    <w:rsid w:val="00671752"/>
    <w:rsid w:val="00671BF0"/>
    <w:rsid w:val="006729BC"/>
    <w:rsid w:val="00672C1F"/>
    <w:rsid w:val="00672C67"/>
    <w:rsid w:val="00672C9F"/>
    <w:rsid w:val="00673694"/>
    <w:rsid w:val="00673FA8"/>
    <w:rsid w:val="00674166"/>
    <w:rsid w:val="00674261"/>
    <w:rsid w:val="00674780"/>
    <w:rsid w:val="006750CB"/>
    <w:rsid w:val="0067533E"/>
    <w:rsid w:val="00675469"/>
    <w:rsid w:val="00675866"/>
    <w:rsid w:val="00675AFC"/>
    <w:rsid w:val="0067627E"/>
    <w:rsid w:val="006775F0"/>
    <w:rsid w:val="006802C0"/>
    <w:rsid w:val="00680382"/>
    <w:rsid w:val="00680962"/>
    <w:rsid w:val="00680A3C"/>
    <w:rsid w:val="00680DA1"/>
    <w:rsid w:val="00680DA5"/>
    <w:rsid w:val="00680EE1"/>
    <w:rsid w:val="00681118"/>
    <w:rsid w:val="0068129E"/>
    <w:rsid w:val="0068212A"/>
    <w:rsid w:val="00682218"/>
    <w:rsid w:val="0068283F"/>
    <w:rsid w:val="006829A5"/>
    <w:rsid w:val="00682E82"/>
    <w:rsid w:val="00682E8D"/>
    <w:rsid w:val="00682FD3"/>
    <w:rsid w:val="00683EEF"/>
    <w:rsid w:val="0068400B"/>
    <w:rsid w:val="006843EC"/>
    <w:rsid w:val="0068447B"/>
    <w:rsid w:val="00684F80"/>
    <w:rsid w:val="00685F93"/>
    <w:rsid w:val="00686480"/>
    <w:rsid w:val="00686891"/>
    <w:rsid w:val="00687511"/>
    <w:rsid w:val="006878B7"/>
    <w:rsid w:val="00690219"/>
    <w:rsid w:val="00690A18"/>
    <w:rsid w:val="00690D64"/>
    <w:rsid w:val="00691E6C"/>
    <w:rsid w:val="006922E8"/>
    <w:rsid w:val="006927C0"/>
    <w:rsid w:val="00692998"/>
    <w:rsid w:val="00692C82"/>
    <w:rsid w:val="00692C8A"/>
    <w:rsid w:val="00692F24"/>
    <w:rsid w:val="00693000"/>
    <w:rsid w:val="0069387B"/>
    <w:rsid w:val="0069458D"/>
    <w:rsid w:val="00694CB6"/>
    <w:rsid w:val="00695D7B"/>
    <w:rsid w:val="00695DEC"/>
    <w:rsid w:val="00695E30"/>
    <w:rsid w:val="0069613B"/>
    <w:rsid w:val="0069623B"/>
    <w:rsid w:val="0069675E"/>
    <w:rsid w:val="00696D28"/>
    <w:rsid w:val="00697038"/>
    <w:rsid w:val="00697559"/>
    <w:rsid w:val="00697AB6"/>
    <w:rsid w:val="006A054D"/>
    <w:rsid w:val="006A0A48"/>
    <w:rsid w:val="006A0F6F"/>
    <w:rsid w:val="006A106C"/>
    <w:rsid w:val="006A1E50"/>
    <w:rsid w:val="006A1ED2"/>
    <w:rsid w:val="006A230F"/>
    <w:rsid w:val="006A2322"/>
    <w:rsid w:val="006A2D26"/>
    <w:rsid w:val="006A2E80"/>
    <w:rsid w:val="006A318B"/>
    <w:rsid w:val="006A35A8"/>
    <w:rsid w:val="006A3896"/>
    <w:rsid w:val="006A4606"/>
    <w:rsid w:val="006A4BB7"/>
    <w:rsid w:val="006A5032"/>
    <w:rsid w:val="006A595C"/>
    <w:rsid w:val="006A59AC"/>
    <w:rsid w:val="006A6BEF"/>
    <w:rsid w:val="006A7079"/>
    <w:rsid w:val="006A7247"/>
    <w:rsid w:val="006A7756"/>
    <w:rsid w:val="006A778A"/>
    <w:rsid w:val="006A77B4"/>
    <w:rsid w:val="006B12B5"/>
    <w:rsid w:val="006B1E25"/>
    <w:rsid w:val="006B29E9"/>
    <w:rsid w:val="006B2BC2"/>
    <w:rsid w:val="006B3BF4"/>
    <w:rsid w:val="006B402B"/>
    <w:rsid w:val="006B413A"/>
    <w:rsid w:val="006B4B86"/>
    <w:rsid w:val="006B5DB9"/>
    <w:rsid w:val="006B702A"/>
    <w:rsid w:val="006B7D8E"/>
    <w:rsid w:val="006C279A"/>
    <w:rsid w:val="006C2ADF"/>
    <w:rsid w:val="006C319F"/>
    <w:rsid w:val="006C3516"/>
    <w:rsid w:val="006C392D"/>
    <w:rsid w:val="006C47C1"/>
    <w:rsid w:val="006C4E62"/>
    <w:rsid w:val="006C4F52"/>
    <w:rsid w:val="006C5FC3"/>
    <w:rsid w:val="006C6764"/>
    <w:rsid w:val="006C67D5"/>
    <w:rsid w:val="006C6AD4"/>
    <w:rsid w:val="006C7130"/>
    <w:rsid w:val="006C7764"/>
    <w:rsid w:val="006C788D"/>
    <w:rsid w:val="006C7FD0"/>
    <w:rsid w:val="006D00D4"/>
    <w:rsid w:val="006D1936"/>
    <w:rsid w:val="006D331B"/>
    <w:rsid w:val="006D39D9"/>
    <w:rsid w:val="006D40D0"/>
    <w:rsid w:val="006D4219"/>
    <w:rsid w:val="006D477A"/>
    <w:rsid w:val="006D4BC0"/>
    <w:rsid w:val="006D4E06"/>
    <w:rsid w:val="006D5501"/>
    <w:rsid w:val="006D5505"/>
    <w:rsid w:val="006D5579"/>
    <w:rsid w:val="006D56D5"/>
    <w:rsid w:val="006D5766"/>
    <w:rsid w:val="006D6146"/>
    <w:rsid w:val="006D6F1B"/>
    <w:rsid w:val="006E03FE"/>
    <w:rsid w:val="006E0B1E"/>
    <w:rsid w:val="006E2C88"/>
    <w:rsid w:val="006E34AE"/>
    <w:rsid w:val="006E431F"/>
    <w:rsid w:val="006E4BDF"/>
    <w:rsid w:val="006E4F2C"/>
    <w:rsid w:val="006E5878"/>
    <w:rsid w:val="006E5901"/>
    <w:rsid w:val="006E623F"/>
    <w:rsid w:val="006E63F4"/>
    <w:rsid w:val="006E6772"/>
    <w:rsid w:val="006E6F31"/>
    <w:rsid w:val="006E6F3B"/>
    <w:rsid w:val="006E7C3D"/>
    <w:rsid w:val="006E7CB5"/>
    <w:rsid w:val="006E7EA6"/>
    <w:rsid w:val="006E7F1C"/>
    <w:rsid w:val="006F0774"/>
    <w:rsid w:val="006F1607"/>
    <w:rsid w:val="006F1B62"/>
    <w:rsid w:val="006F1CEF"/>
    <w:rsid w:val="006F2A24"/>
    <w:rsid w:val="006F2FE2"/>
    <w:rsid w:val="006F315A"/>
    <w:rsid w:val="006F3413"/>
    <w:rsid w:val="006F3C46"/>
    <w:rsid w:val="006F40B6"/>
    <w:rsid w:val="006F4121"/>
    <w:rsid w:val="006F4520"/>
    <w:rsid w:val="006F454B"/>
    <w:rsid w:val="006F4767"/>
    <w:rsid w:val="006F61A5"/>
    <w:rsid w:val="006F7506"/>
    <w:rsid w:val="006F7EB6"/>
    <w:rsid w:val="0070004A"/>
    <w:rsid w:val="00700215"/>
    <w:rsid w:val="007005F2"/>
    <w:rsid w:val="007006CF"/>
    <w:rsid w:val="00700C05"/>
    <w:rsid w:val="00700E1C"/>
    <w:rsid w:val="0070179A"/>
    <w:rsid w:val="00701C04"/>
    <w:rsid w:val="0070202E"/>
    <w:rsid w:val="00702171"/>
    <w:rsid w:val="00702608"/>
    <w:rsid w:val="00703093"/>
    <w:rsid w:val="00703103"/>
    <w:rsid w:val="007035C2"/>
    <w:rsid w:val="00703E00"/>
    <w:rsid w:val="00704116"/>
    <w:rsid w:val="0070429B"/>
    <w:rsid w:val="007043EC"/>
    <w:rsid w:val="007045E4"/>
    <w:rsid w:val="007049A6"/>
    <w:rsid w:val="00704B53"/>
    <w:rsid w:val="00704F8A"/>
    <w:rsid w:val="00706FCA"/>
    <w:rsid w:val="0070761A"/>
    <w:rsid w:val="007076DE"/>
    <w:rsid w:val="00707CB6"/>
    <w:rsid w:val="007103AB"/>
    <w:rsid w:val="00710431"/>
    <w:rsid w:val="00710A60"/>
    <w:rsid w:val="00710FC2"/>
    <w:rsid w:val="00711F3F"/>
    <w:rsid w:val="007131DC"/>
    <w:rsid w:val="0071401D"/>
    <w:rsid w:val="007145B2"/>
    <w:rsid w:val="00714F19"/>
    <w:rsid w:val="007157BE"/>
    <w:rsid w:val="00715925"/>
    <w:rsid w:val="00715B05"/>
    <w:rsid w:val="00715F8A"/>
    <w:rsid w:val="00716088"/>
    <w:rsid w:val="00716233"/>
    <w:rsid w:val="00716C99"/>
    <w:rsid w:val="00717214"/>
    <w:rsid w:val="007172F0"/>
    <w:rsid w:val="00717DB5"/>
    <w:rsid w:val="007209F7"/>
    <w:rsid w:val="00720BC2"/>
    <w:rsid w:val="00720F8B"/>
    <w:rsid w:val="00720FA9"/>
    <w:rsid w:val="007213D3"/>
    <w:rsid w:val="007216F6"/>
    <w:rsid w:val="00723A5A"/>
    <w:rsid w:val="007242B1"/>
    <w:rsid w:val="007247F7"/>
    <w:rsid w:val="007258E0"/>
    <w:rsid w:val="00726140"/>
    <w:rsid w:val="00726F18"/>
    <w:rsid w:val="00727A30"/>
    <w:rsid w:val="00730DE4"/>
    <w:rsid w:val="00730E37"/>
    <w:rsid w:val="007321B2"/>
    <w:rsid w:val="00732EBD"/>
    <w:rsid w:val="00733F88"/>
    <w:rsid w:val="007354B9"/>
    <w:rsid w:val="00735A7F"/>
    <w:rsid w:val="00735E4F"/>
    <w:rsid w:val="007364C9"/>
    <w:rsid w:val="007366DC"/>
    <w:rsid w:val="00736A7C"/>
    <w:rsid w:val="0073711F"/>
    <w:rsid w:val="0073791F"/>
    <w:rsid w:val="00740248"/>
    <w:rsid w:val="00740828"/>
    <w:rsid w:val="00741978"/>
    <w:rsid w:val="00742D3D"/>
    <w:rsid w:val="00743259"/>
    <w:rsid w:val="007436B4"/>
    <w:rsid w:val="00743A02"/>
    <w:rsid w:val="00743F24"/>
    <w:rsid w:val="0074409A"/>
    <w:rsid w:val="00744B46"/>
    <w:rsid w:val="00744D48"/>
    <w:rsid w:val="00744E6B"/>
    <w:rsid w:val="00744EC8"/>
    <w:rsid w:val="0074588A"/>
    <w:rsid w:val="00745E15"/>
    <w:rsid w:val="00746DA6"/>
    <w:rsid w:val="00747ABA"/>
    <w:rsid w:val="00747D4B"/>
    <w:rsid w:val="00750036"/>
    <w:rsid w:val="0075022E"/>
    <w:rsid w:val="00750B39"/>
    <w:rsid w:val="00751402"/>
    <w:rsid w:val="00751BDF"/>
    <w:rsid w:val="00752BA1"/>
    <w:rsid w:val="007531F9"/>
    <w:rsid w:val="00754201"/>
    <w:rsid w:val="00754874"/>
    <w:rsid w:val="007549E3"/>
    <w:rsid w:val="0075545C"/>
    <w:rsid w:val="007554A5"/>
    <w:rsid w:val="00755729"/>
    <w:rsid w:val="007558C7"/>
    <w:rsid w:val="00755A7C"/>
    <w:rsid w:val="00755AD4"/>
    <w:rsid w:val="00755FD8"/>
    <w:rsid w:val="0075600D"/>
    <w:rsid w:val="007565F6"/>
    <w:rsid w:val="007566AB"/>
    <w:rsid w:val="00756794"/>
    <w:rsid w:val="00756F56"/>
    <w:rsid w:val="00756FB7"/>
    <w:rsid w:val="007570DA"/>
    <w:rsid w:val="007575FC"/>
    <w:rsid w:val="00760C95"/>
    <w:rsid w:val="00761653"/>
    <w:rsid w:val="00762676"/>
    <w:rsid w:val="00762E55"/>
    <w:rsid w:val="00762F53"/>
    <w:rsid w:val="00763405"/>
    <w:rsid w:val="007634C5"/>
    <w:rsid w:val="0076398C"/>
    <w:rsid w:val="007641DA"/>
    <w:rsid w:val="00764F66"/>
    <w:rsid w:val="007652D9"/>
    <w:rsid w:val="00765AC8"/>
    <w:rsid w:val="00765D7D"/>
    <w:rsid w:val="0076651B"/>
    <w:rsid w:val="007667CB"/>
    <w:rsid w:val="0076682A"/>
    <w:rsid w:val="00766907"/>
    <w:rsid w:val="007671E4"/>
    <w:rsid w:val="00767663"/>
    <w:rsid w:val="00767AF0"/>
    <w:rsid w:val="00770B6D"/>
    <w:rsid w:val="00771BCA"/>
    <w:rsid w:val="00772CCD"/>
    <w:rsid w:val="00772FA5"/>
    <w:rsid w:val="00773549"/>
    <w:rsid w:val="007739DD"/>
    <w:rsid w:val="00773AB2"/>
    <w:rsid w:val="00773D8B"/>
    <w:rsid w:val="00776341"/>
    <w:rsid w:val="00777F3D"/>
    <w:rsid w:val="00780200"/>
    <w:rsid w:val="007812C4"/>
    <w:rsid w:val="007814D1"/>
    <w:rsid w:val="0078196E"/>
    <w:rsid w:val="007820F3"/>
    <w:rsid w:val="00782467"/>
    <w:rsid w:val="007825F4"/>
    <w:rsid w:val="00782B85"/>
    <w:rsid w:val="007845A5"/>
    <w:rsid w:val="0078468C"/>
    <w:rsid w:val="00784AE3"/>
    <w:rsid w:val="00784C2F"/>
    <w:rsid w:val="00785623"/>
    <w:rsid w:val="00785657"/>
    <w:rsid w:val="00786539"/>
    <w:rsid w:val="0078657C"/>
    <w:rsid w:val="00787407"/>
    <w:rsid w:val="007901D6"/>
    <w:rsid w:val="0079029B"/>
    <w:rsid w:val="007904CA"/>
    <w:rsid w:val="00790AFD"/>
    <w:rsid w:val="00790F27"/>
    <w:rsid w:val="0079130B"/>
    <w:rsid w:val="007913D6"/>
    <w:rsid w:val="00791553"/>
    <w:rsid w:val="00791691"/>
    <w:rsid w:val="00792166"/>
    <w:rsid w:val="00792259"/>
    <w:rsid w:val="007923FC"/>
    <w:rsid w:val="00793533"/>
    <w:rsid w:val="00793670"/>
    <w:rsid w:val="00793C83"/>
    <w:rsid w:val="00793D2F"/>
    <w:rsid w:val="00793D4D"/>
    <w:rsid w:val="00793F0F"/>
    <w:rsid w:val="00794247"/>
    <w:rsid w:val="0079483F"/>
    <w:rsid w:val="00794F97"/>
    <w:rsid w:val="007954C6"/>
    <w:rsid w:val="00796606"/>
    <w:rsid w:val="007968B1"/>
    <w:rsid w:val="00796928"/>
    <w:rsid w:val="00796B1A"/>
    <w:rsid w:val="00796D40"/>
    <w:rsid w:val="00796FCF"/>
    <w:rsid w:val="007971AB"/>
    <w:rsid w:val="007A0D8A"/>
    <w:rsid w:val="007A0E00"/>
    <w:rsid w:val="007A106E"/>
    <w:rsid w:val="007A1C75"/>
    <w:rsid w:val="007A2248"/>
    <w:rsid w:val="007A2617"/>
    <w:rsid w:val="007A26CA"/>
    <w:rsid w:val="007A27E4"/>
    <w:rsid w:val="007A4801"/>
    <w:rsid w:val="007A4A71"/>
    <w:rsid w:val="007A4ABF"/>
    <w:rsid w:val="007A6052"/>
    <w:rsid w:val="007A6B54"/>
    <w:rsid w:val="007A732D"/>
    <w:rsid w:val="007A7642"/>
    <w:rsid w:val="007A7A6D"/>
    <w:rsid w:val="007A7C42"/>
    <w:rsid w:val="007B0A54"/>
    <w:rsid w:val="007B0B56"/>
    <w:rsid w:val="007B0CD7"/>
    <w:rsid w:val="007B17B4"/>
    <w:rsid w:val="007B2168"/>
    <w:rsid w:val="007B2220"/>
    <w:rsid w:val="007B2EDD"/>
    <w:rsid w:val="007B2FF7"/>
    <w:rsid w:val="007B4220"/>
    <w:rsid w:val="007B4604"/>
    <w:rsid w:val="007B4AAB"/>
    <w:rsid w:val="007B4BAD"/>
    <w:rsid w:val="007B5B9F"/>
    <w:rsid w:val="007B5D47"/>
    <w:rsid w:val="007B5D7E"/>
    <w:rsid w:val="007B701C"/>
    <w:rsid w:val="007B71C2"/>
    <w:rsid w:val="007B7C40"/>
    <w:rsid w:val="007B7CE8"/>
    <w:rsid w:val="007B7E68"/>
    <w:rsid w:val="007C0A4B"/>
    <w:rsid w:val="007C1086"/>
    <w:rsid w:val="007C168E"/>
    <w:rsid w:val="007C1FB5"/>
    <w:rsid w:val="007C23A9"/>
    <w:rsid w:val="007C2485"/>
    <w:rsid w:val="007C30DD"/>
    <w:rsid w:val="007C319B"/>
    <w:rsid w:val="007C3707"/>
    <w:rsid w:val="007C458D"/>
    <w:rsid w:val="007C5402"/>
    <w:rsid w:val="007C5534"/>
    <w:rsid w:val="007C57C1"/>
    <w:rsid w:val="007C5F54"/>
    <w:rsid w:val="007C644F"/>
    <w:rsid w:val="007C7AF7"/>
    <w:rsid w:val="007D049C"/>
    <w:rsid w:val="007D0D75"/>
    <w:rsid w:val="007D0FCE"/>
    <w:rsid w:val="007D197F"/>
    <w:rsid w:val="007D1E8B"/>
    <w:rsid w:val="007D2724"/>
    <w:rsid w:val="007D2E60"/>
    <w:rsid w:val="007D2F21"/>
    <w:rsid w:val="007D2F7A"/>
    <w:rsid w:val="007D375E"/>
    <w:rsid w:val="007D4D76"/>
    <w:rsid w:val="007D4E56"/>
    <w:rsid w:val="007D56CA"/>
    <w:rsid w:val="007D5DA4"/>
    <w:rsid w:val="007D61B8"/>
    <w:rsid w:val="007D7271"/>
    <w:rsid w:val="007D7836"/>
    <w:rsid w:val="007D7B1D"/>
    <w:rsid w:val="007E0818"/>
    <w:rsid w:val="007E11A2"/>
    <w:rsid w:val="007E1585"/>
    <w:rsid w:val="007E1B92"/>
    <w:rsid w:val="007E1DBE"/>
    <w:rsid w:val="007E2302"/>
    <w:rsid w:val="007E2437"/>
    <w:rsid w:val="007E262F"/>
    <w:rsid w:val="007E26CE"/>
    <w:rsid w:val="007E2B4E"/>
    <w:rsid w:val="007E33AB"/>
    <w:rsid w:val="007E3557"/>
    <w:rsid w:val="007E3ED6"/>
    <w:rsid w:val="007E3FB2"/>
    <w:rsid w:val="007E4300"/>
    <w:rsid w:val="007E542A"/>
    <w:rsid w:val="007E59FF"/>
    <w:rsid w:val="007E5AE7"/>
    <w:rsid w:val="007E6872"/>
    <w:rsid w:val="007E689C"/>
    <w:rsid w:val="007E6E95"/>
    <w:rsid w:val="007E7380"/>
    <w:rsid w:val="007E77D4"/>
    <w:rsid w:val="007E7DF0"/>
    <w:rsid w:val="007F031F"/>
    <w:rsid w:val="007F0710"/>
    <w:rsid w:val="007F0EC7"/>
    <w:rsid w:val="007F0FD5"/>
    <w:rsid w:val="007F11BA"/>
    <w:rsid w:val="007F2895"/>
    <w:rsid w:val="007F28D9"/>
    <w:rsid w:val="007F2C94"/>
    <w:rsid w:val="007F317F"/>
    <w:rsid w:val="007F3DB3"/>
    <w:rsid w:val="007F3E6C"/>
    <w:rsid w:val="007F427C"/>
    <w:rsid w:val="007F42E3"/>
    <w:rsid w:val="007F48D3"/>
    <w:rsid w:val="007F4F0B"/>
    <w:rsid w:val="007F5577"/>
    <w:rsid w:val="007F5592"/>
    <w:rsid w:val="007F564C"/>
    <w:rsid w:val="007F57E4"/>
    <w:rsid w:val="007F5A8B"/>
    <w:rsid w:val="007F5FB8"/>
    <w:rsid w:val="007F6570"/>
    <w:rsid w:val="007F68AF"/>
    <w:rsid w:val="007F6981"/>
    <w:rsid w:val="007F6A80"/>
    <w:rsid w:val="007F6A9D"/>
    <w:rsid w:val="007F720A"/>
    <w:rsid w:val="007F72AD"/>
    <w:rsid w:val="007F74FA"/>
    <w:rsid w:val="007F7AAB"/>
    <w:rsid w:val="008008F9"/>
    <w:rsid w:val="0080235C"/>
    <w:rsid w:val="00802E6D"/>
    <w:rsid w:val="00803075"/>
    <w:rsid w:val="008032AD"/>
    <w:rsid w:val="00803639"/>
    <w:rsid w:val="00803FA1"/>
    <w:rsid w:val="0080439F"/>
    <w:rsid w:val="008047C9"/>
    <w:rsid w:val="008047EA"/>
    <w:rsid w:val="008049A4"/>
    <w:rsid w:val="00805D32"/>
    <w:rsid w:val="00806103"/>
    <w:rsid w:val="008073D7"/>
    <w:rsid w:val="008102EF"/>
    <w:rsid w:val="008104F2"/>
    <w:rsid w:val="008104FD"/>
    <w:rsid w:val="008109A9"/>
    <w:rsid w:val="00810D87"/>
    <w:rsid w:val="00811D27"/>
    <w:rsid w:val="00812420"/>
    <w:rsid w:val="00812CA6"/>
    <w:rsid w:val="0081330D"/>
    <w:rsid w:val="00813371"/>
    <w:rsid w:val="00813530"/>
    <w:rsid w:val="008135F5"/>
    <w:rsid w:val="00813A9A"/>
    <w:rsid w:val="0081409C"/>
    <w:rsid w:val="00814558"/>
    <w:rsid w:val="00815CA4"/>
    <w:rsid w:val="00815CFD"/>
    <w:rsid w:val="00820D06"/>
    <w:rsid w:val="008216E6"/>
    <w:rsid w:val="00821895"/>
    <w:rsid w:val="00821B6E"/>
    <w:rsid w:val="00822146"/>
    <w:rsid w:val="008222A0"/>
    <w:rsid w:val="00822AAD"/>
    <w:rsid w:val="008232A4"/>
    <w:rsid w:val="0082389A"/>
    <w:rsid w:val="00824434"/>
    <w:rsid w:val="00824937"/>
    <w:rsid w:val="00824E90"/>
    <w:rsid w:val="00825E2B"/>
    <w:rsid w:val="0082643E"/>
    <w:rsid w:val="00826521"/>
    <w:rsid w:val="008267A1"/>
    <w:rsid w:val="008269CF"/>
    <w:rsid w:val="00827069"/>
    <w:rsid w:val="00830791"/>
    <w:rsid w:val="00830E3D"/>
    <w:rsid w:val="008319E9"/>
    <w:rsid w:val="00831C37"/>
    <w:rsid w:val="00831E7B"/>
    <w:rsid w:val="00832058"/>
    <w:rsid w:val="00832228"/>
    <w:rsid w:val="0083246A"/>
    <w:rsid w:val="0083296B"/>
    <w:rsid w:val="00832970"/>
    <w:rsid w:val="008337F8"/>
    <w:rsid w:val="00833E66"/>
    <w:rsid w:val="00834023"/>
    <w:rsid w:val="00834541"/>
    <w:rsid w:val="00834E48"/>
    <w:rsid w:val="00835ECA"/>
    <w:rsid w:val="00836173"/>
    <w:rsid w:val="00837000"/>
    <w:rsid w:val="00837348"/>
    <w:rsid w:val="0084064B"/>
    <w:rsid w:val="00841103"/>
    <w:rsid w:val="00841568"/>
    <w:rsid w:val="008418AD"/>
    <w:rsid w:val="00841E6E"/>
    <w:rsid w:val="008421A8"/>
    <w:rsid w:val="008423B1"/>
    <w:rsid w:val="0084275F"/>
    <w:rsid w:val="00842C63"/>
    <w:rsid w:val="0084334C"/>
    <w:rsid w:val="00843A62"/>
    <w:rsid w:val="00843CC5"/>
    <w:rsid w:val="008447AC"/>
    <w:rsid w:val="00845211"/>
    <w:rsid w:val="008456A2"/>
    <w:rsid w:val="00846EA6"/>
    <w:rsid w:val="00847275"/>
    <w:rsid w:val="0084729B"/>
    <w:rsid w:val="00847756"/>
    <w:rsid w:val="008477F2"/>
    <w:rsid w:val="00847CEE"/>
    <w:rsid w:val="00850795"/>
    <w:rsid w:val="008515A4"/>
    <w:rsid w:val="00851C1D"/>
    <w:rsid w:val="008524CD"/>
    <w:rsid w:val="00852AAB"/>
    <w:rsid w:val="00853258"/>
    <w:rsid w:val="00853784"/>
    <w:rsid w:val="00854B34"/>
    <w:rsid w:val="00854BDD"/>
    <w:rsid w:val="00855183"/>
    <w:rsid w:val="00855256"/>
    <w:rsid w:val="008555E7"/>
    <w:rsid w:val="00855C44"/>
    <w:rsid w:val="00855C8F"/>
    <w:rsid w:val="00855F8B"/>
    <w:rsid w:val="008562F1"/>
    <w:rsid w:val="00856931"/>
    <w:rsid w:val="008571F2"/>
    <w:rsid w:val="0085763B"/>
    <w:rsid w:val="00857751"/>
    <w:rsid w:val="008577AD"/>
    <w:rsid w:val="00857CCD"/>
    <w:rsid w:val="00860273"/>
    <w:rsid w:val="00860482"/>
    <w:rsid w:val="008606F9"/>
    <w:rsid w:val="008608BC"/>
    <w:rsid w:val="0086095E"/>
    <w:rsid w:val="00860ABF"/>
    <w:rsid w:val="00860E3F"/>
    <w:rsid w:val="00860EFF"/>
    <w:rsid w:val="008617A7"/>
    <w:rsid w:val="008617AE"/>
    <w:rsid w:val="008618AB"/>
    <w:rsid w:val="00861D36"/>
    <w:rsid w:val="0086203D"/>
    <w:rsid w:val="0086242E"/>
    <w:rsid w:val="00862781"/>
    <w:rsid w:val="008628FB"/>
    <w:rsid w:val="00862E40"/>
    <w:rsid w:val="00862EC5"/>
    <w:rsid w:val="00863886"/>
    <w:rsid w:val="00863A05"/>
    <w:rsid w:val="008644D9"/>
    <w:rsid w:val="008650F6"/>
    <w:rsid w:val="0086518B"/>
    <w:rsid w:val="008653CD"/>
    <w:rsid w:val="00865A9E"/>
    <w:rsid w:val="0086600C"/>
    <w:rsid w:val="00866DE2"/>
    <w:rsid w:val="00866F91"/>
    <w:rsid w:val="00867145"/>
    <w:rsid w:val="008673A6"/>
    <w:rsid w:val="00867CEA"/>
    <w:rsid w:val="00867D21"/>
    <w:rsid w:val="00867E6B"/>
    <w:rsid w:val="00870110"/>
    <w:rsid w:val="0087049B"/>
    <w:rsid w:val="00870E7F"/>
    <w:rsid w:val="00870FB4"/>
    <w:rsid w:val="00871990"/>
    <w:rsid w:val="008721C1"/>
    <w:rsid w:val="00872872"/>
    <w:rsid w:val="008729DB"/>
    <w:rsid w:val="00872D45"/>
    <w:rsid w:val="00873417"/>
    <w:rsid w:val="00873D9A"/>
    <w:rsid w:val="00874197"/>
    <w:rsid w:val="00874B26"/>
    <w:rsid w:val="00874B92"/>
    <w:rsid w:val="00874EBE"/>
    <w:rsid w:val="00874ECF"/>
    <w:rsid w:val="00875349"/>
    <w:rsid w:val="00875743"/>
    <w:rsid w:val="00876A65"/>
    <w:rsid w:val="00876BC3"/>
    <w:rsid w:val="008770AD"/>
    <w:rsid w:val="0087779C"/>
    <w:rsid w:val="00877C32"/>
    <w:rsid w:val="00880165"/>
    <w:rsid w:val="00880B87"/>
    <w:rsid w:val="00880F29"/>
    <w:rsid w:val="00880F61"/>
    <w:rsid w:val="008818D3"/>
    <w:rsid w:val="008819AE"/>
    <w:rsid w:val="00881C7F"/>
    <w:rsid w:val="00881E60"/>
    <w:rsid w:val="008825BC"/>
    <w:rsid w:val="00884204"/>
    <w:rsid w:val="0088528A"/>
    <w:rsid w:val="00885323"/>
    <w:rsid w:val="00885AD7"/>
    <w:rsid w:val="00885F91"/>
    <w:rsid w:val="00885F9F"/>
    <w:rsid w:val="00886090"/>
    <w:rsid w:val="008867FF"/>
    <w:rsid w:val="00886AD4"/>
    <w:rsid w:val="00887149"/>
    <w:rsid w:val="00887F3A"/>
    <w:rsid w:val="00890416"/>
    <w:rsid w:val="0089060E"/>
    <w:rsid w:val="00891076"/>
    <w:rsid w:val="008912F6"/>
    <w:rsid w:val="00891750"/>
    <w:rsid w:val="008919B7"/>
    <w:rsid w:val="00893018"/>
    <w:rsid w:val="008935FB"/>
    <w:rsid w:val="00893620"/>
    <w:rsid w:val="00893716"/>
    <w:rsid w:val="008937E7"/>
    <w:rsid w:val="008938B5"/>
    <w:rsid w:val="00894A93"/>
    <w:rsid w:val="00894FDA"/>
    <w:rsid w:val="0089568E"/>
    <w:rsid w:val="008959E7"/>
    <w:rsid w:val="008968E6"/>
    <w:rsid w:val="008972C6"/>
    <w:rsid w:val="0089778C"/>
    <w:rsid w:val="0089786C"/>
    <w:rsid w:val="008A001A"/>
    <w:rsid w:val="008A010E"/>
    <w:rsid w:val="008A01A9"/>
    <w:rsid w:val="008A02AF"/>
    <w:rsid w:val="008A04DC"/>
    <w:rsid w:val="008A0A23"/>
    <w:rsid w:val="008A14AD"/>
    <w:rsid w:val="008A26A6"/>
    <w:rsid w:val="008A2729"/>
    <w:rsid w:val="008A2B3B"/>
    <w:rsid w:val="008A3490"/>
    <w:rsid w:val="008A3668"/>
    <w:rsid w:val="008A3671"/>
    <w:rsid w:val="008A38BD"/>
    <w:rsid w:val="008A40A3"/>
    <w:rsid w:val="008A4221"/>
    <w:rsid w:val="008A440D"/>
    <w:rsid w:val="008A53AF"/>
    <w:rsid w:val="008A62AD"/>
    <w:rsid w:val="008A6CBA"/>
    <w:rsid w:val="008A6F46"/>
    <w:rsid w:val="008A6F94"/>
    <w:rsid w:val="008A70EF"/>
    <w:rsid w:val="008A7F15"/>
    <w:rsid w:val="008B0185"/>
    <w:rsid w:val="008B092C"/>
    <w:rsid w:val="008B0956"/>
    <w:rsid w:val="008B0A12"/>
    <w:rsid w:val="008B1481"/>
    <w:rsid w:val="008B1588"/>
    <w:rsid w:val="008B1664"/>
    <w:rsid w:val="008B1DDA"/>
    <w:rsid w:val="008B1E77"/>
    <w:rsid w:val="008B22F9"/>
    <w:rsid w:val="008B2C13"/>
    <w:rsid w:val="008B2F8F"/>
    <w:rsid w:val="008B3E05"/>
    <w:rsid w:val="008B4051"/>
    <w:rsid w:val="008B45D6"/>
    <w:rsid w:val="008B4748"/>
    <w:rsid w:val="008B5057"/>
    <w:rsid w:val="008B58F8"/>
    <w:rsid w:val="008B61D2"/>
    <w:rsid w:val="008B6DFB"/>
    <w:rsid w:val="008B74E2"/>
    <w:rsid w:val="008B79B7"/>
    <w:rsid w:val="008B7A4F"/>
    <w:rsid w:val="008B7EC9"/>
    <w:rsid w:val="008C06F3"/>
    <w:rsid w:val="008C07F0"/>
    <w:rsid w:val="008C0AFD"/>
    <w:rsid w:val="008C0B23"/>
    <w:rsid w:val="008C0B5A"/>
    <w:rsid w:val="008C0F84"/>
    <w:rsid w:val="008C144C"/>
    <w:rsid w:val="008C220C"/>
    <w:rsid w:val="008C2251"/>
    <w:rsid w:val="008C229D"/>
    <w:rsid w:val="008C2D95"/>
    <w:rsid w:val="008C2EF9"/>
    <w:rsid w:val="008C3085"/>
    <w:rsid w:val="008C3E1B"/>
    <w:rsid w:val="008C3F70"/>
    <w:rsid w:val="008C44F6"/>
    <w:rsid w:val="008C496E"/>
    <w:rsid w:val="008C4DFF"/>
    <w:rsid w:val="008C500D"/>
    <w:rsid w:val="008C5A4D"/>
    <w:rsid w:val="008C5AD3"/>
    <w:rsid w:val="008C6E3F"/>
    <w:rsid w:val="008D04BA"/>
    <w:rsid w:val="008D07A3"/>
    <w:rsid w:val="008D292B"/>
    <w:rsid w:val="008D2BF4"/>
    <w:rsid w:val="008D2E5E"/>
    <w:rsid w:val="008D30EA"/>
    <w:rsid w:val="008D3248"/>
    <w:rsid w:val="008D3456"/>
    <w:rsid w:val="008D3EF8"/>
    <w:rsid w:val="008D42BE"/>
    <w:rsid w:val="008D4409"/>
    <w:rsid w:val="008D4BCC"/>
    <w:rsid w:val="008D4EEB"/>
    <w:rsid w:val="008D5897"/>
    <w:rsid w:val="008D5BAA"/>
    <w:rsid w:val="008D5C30"/>
    <w:rsid w:val="008D5E82"/>
    <w:rsid w:val="008D6155"/>
    <w:rsid w:val="008D6D00"/>
    <w:rsid w:val="008D7208"/>
    <w:rsid w:val="008E0797"/>
    <w:rsid w:val="008E07E5"/>
    <w:rsid w:val="008E0AF8"/>
    <w:rsid w:val="008E0F97"/>
    <w:rsid w:val="008E1CA0"/>
    <w:rsid w:val="008E1E0C"/>
    <w:rsid w:val="008E2250"/>
    <w:rsid w:val="008E2698"/>
    <w:rsid w:val="008E2ECB"/>
    <w:rsid w:val="008E2FFA"/>
    <w:rsid w:val="008E362E"/>
    <w:rsid w:val="008E383D"/>
    <w:rsid w:val="008E4E2A"/>
    <w:rsid w:val="008E53DE"/>
    <w:rsid w:val="008E58DC"/>
    <w:rsid w:val="008E5D18"/>
    <w:rsid w:val="008E5D1E"/>
    <w:rsid w:val="008E64A4"/>
    <w:rsid w:val="008E6751"/>
    <w:rsid w:val="008E6853"/>
    <w:rsid w:val="008E773F"/>
    <w:rsid w:val="008F00E5"/>
    <w:rsid w:val="008F0599"/>
    <w:rsid w:val="008F14D3"/>
    <w:rsid w:val="008F1B2F"/>
    <w:rsid w:val="008F23AA"/>
    <w:rsid w:val="008F2A5E"/>
    <w:rsid w:val="008F32B7"/>
    <w:rsid w:val="008F3969"/>
    <w:rsid w:val="008F3BE0"/>
    <w:rsid w:val="008F3D32"/>
    <w:rsid w:val="008F405D"/>
    <w:rsid w:val="008F40A3"/>
    <w:rsid w:val="008F60FA"/>
    <w:rsid w:val="008F69B4"/>
    <w:rsid w:val="008F6E58"/>
    <w:rsid w:val="008F72AC"/>
    <w:rsid w:val="008F79B0"/>
    <w:rsid w:val="00900270"/>
    <w:rsid w:val="00900BCC"/>
    <w:rsid w:val="00901216"/>
    <w:rsid w:val="009017BB"/>
    <w:rsid w:val="009017F6"/>
    <w:rsid w:val="00901D47"/>
    <w:rsid w:val="00901F6A"/>
    <w:rsid w:val="00902041"/>
    <w:rsid w:val="0090227B"/>
    <w:rsid w:val="00902620"/>
    <w:rsid w:val="00902821"/>
    <w:rsid w:val="009029FD"/>
    <w:rsid w:val="00902C18"/>
    <w:rsid w:val="00903DD9"/>
    <w:rsid w:val="009041BC"/>
    <w:rsid w:val="00904316"/>
    <w:rsid w:val="0090554B"/>
    <w:rsid w:val="00905596"/>
    <w:rsid w:val="0090559B"/>
    <w:rsid w:val="00905844"/>
    <w:rsid w:val="009059E9"/>
    <w:rsid w:val="00905EEF"/>
    <w:rsid w:val="009069A0"/>
    <w:rsid w:val="009069D8"/>
    <w:rsid w:val="00907709"/>
    <w:rsid w:val="00907E85"/>
    <w:rsid w:val="009102BA"/>
    <w:rsid w:val="00910850"/>
    <w:rsid w:val="00910C34"/>
    <w:rsid w:val="00910F5C"/>
    <w:rsid w:val="00912F7F"/>
    <w:rsid w:val="00913BD7"/>
    <w:rsid w:val="00913F03"/>
    <w:rsid w:val="00914454"/>
    <w:rsid w:val="00914789"/>
    <w:rsid w:val="00914FAB"/>
    <w:rsid w:val="00915347"/>
    <w:rsid w:val="009154A7"/>
    <w:rsid w:val="00915BC5"/>
    <w:rsid w:val="00915D87"/>
    <w:rsid w:val="00915FF0"/>
    <w:rsid w:val="00916419"/>
    <w:rsid w:val="0091669C"/>
    <w:rsid w:val="00916E5F"/>
    <w:rsid w:val="009178B9"/>
    <w:rsid w:val="0092052F"/>
    <w:rsid w:val="00920753"/>
    <w:rsid w:val="009209F0"/>
    <w:rsid w:val="0092106B"/>
    <w:rsid w:val="0092120C"/>
    <w:rsid w:val="009215B2"/>
    <w:rsid w:val="00921F18"/>
    <w:rsid w:val="00922269"/>
    <w:rsid w:val="009223B5"/>
    <w:rsid w:val="0092264A"/>
    <w:rsid w:val="00922A5A"/>
    <w:rsid w:val="00922C3F"/>
    <w:rsid w:val="00923126"/>
    <w:rsid w:val="00923664"/>
    <w:rsid w:val="009241C3"/>
    <w:rsid w:val="009252AF"/>
    <w:rsid w:val="0092552C"/>
    <w:rsid w:val="00925811"/>
    <w:rsid w:val="00925EE6"/>
    <w:rsid w:val="00925F7F"/>
    <w:rsid w:val="00926773"/>
    <w:rsid w:val="00926873"/>
    <w:rsid w:val="009268D7"/>
    <w:rsid w:val="009268EC"/>
    <w:rsid w:val="009270A5"/>
    <w:rsid w:val="009272D4"/>
    <w:rsid w:val="00927AF3"/>
    <w:rsid w:val="00930484"/>
    <w:rsid w:val="0093074C"/>
    <w:rsid w:val="00930F18"/>
    <w:rsid w:val="00931374"/>
    <w:rsid w:val="00931393"/>
    <w:rsid w:val="00931948"/>
    <w:rsid w:val="00931987"/>
    <w:rsid w:val="00931A04"/>
    <w:rsid w:val="00931D85"/>
    <w:rsid w:val="009329F4"/>
    <w:rsid w:val="00932D99"/>
    <w:rsid w:val="00932E4E"/>
    <w:rsid w:val="0093337E"/>
    <w:rsid w:val="00933548"/>
    <w:rsid w:val="009340F5"/>
    <w:rsid w:val="009342DD"/>
    <w:rsid w:val="00934DAD"/>
    <w:rsid w:val="00934E6A"/>
    <w:rsid w:val="009350E7"/>
    <w:rsid w:val="009351BF"/>
    <w:rsid w:val="00935290"/>
    <w:rsid w:val="009355B4"/>
    <w:rsid w:val="00936147"/>
    <w:rsid w:val="00936440"/>
    <w:rsid w:val="009367CF"/>
    <w:rsid w:val="00937DE3"/>
    <w:rsid w:val="00940320"/>
    <w:rsid w:val="00940825"/>
    <w:rsid w:val="00940924"/>
    <w:rsid w:val="00940CE4"/>
    <w:rsid w:val="00941345"/>
    <w:rsid w:val="009413CF"/>
    <w:rsid w:val="00941507"/>
    <w:rsid w:val="009418EA"/>
    <w:rsid w:val="00941FE7"/>
    <w:rsid w:val="009420D0"/>
    <w:rsid w:val="009424A8"/>
    <w:rsid w:val="009427B4"/>
    <w:rsid w:val="00943146"/>
    <w:rsid w:val="0094316A"/>
    <w:rsid w:val="00944916"/>
    <w:rsid w:val="00944953"/>
    <w:rsid w:val="00945118"/>
    <w:rsid w:val="009454D2"/>
    <w:rsid w:val="00945BCA"/>
    <w:rsid w:val="00945EAC"/>
    <w:rsid w:val="00945F8A"/>
    <w:rsid w:val="0094708F"/>
    <w:rsid w:val="009472FE"/>
    <w:rsid w:val="00947410"/>
    <w:rsid w:val="00950035"/>
    <w:rsid w:val="0095138A"/>
    <w:rsid w:val="0095163F"/>
    <w:rsid w:val="00951F89"/>
    <w:rsid w:val="009521EC"/>
    <w:rsid w:val="009527CA"/>
    <w:rsid w:val="009530D8"/>
    <w:rsid w:val="00953195"/>
    <w:rsid w:val="009539BC"/>
    <w:rsid w:val="00954547"/>
    <w:rsid w:val="009546D7"/>
    <w:rsid w:val="00954A6F"/>
    <w:rsid w:val="00954FFB"/>
    <w:rsid w:val="00955407"/>
    <w:rsid w:val="00955CF3"/>
    <w:rsid w:val="009562C0"/>
    <w:rsid w:val="009563AB"/>
    <w:rsid w:val="00956940"/>
    <w:rsid w:val="00956E9A"/>
    <w:rsid w:val="009576A2"/>
    <w:rsid w:val="009601AA"/>
    <w:rsid w:val="009614F3"/>
    <w:rsid w:val="00962547"/>
    <w:rsid w:val="00962698"/>
    <w:rsid w:val="00962820"/>
    <w:rsid w:val="00962C68"/>
    <w:rsid w:val="00962CE8"/>
    <w:rsid w:val="00962F81"/>
    <w:rsid w:val="00963B03"/>
    <w:rsid w:val="00964130"/>
    <w:rsid w:val="00964C3B"/>
    <w:rsid w:val="00964FBF"/>
    <w:rsid w:val="0096535E"/>
    <w:rsid w:val="00965A96"/>
    <w:rsid w:val="00965B89"/>
    <w:rsid w:val="009661AA"/>
    <w:rsid w:val="009666DF"/>
    <w:rsid w:val="009672A3"/>
    <w:rsid w:val="009706FA"/>
    <w:rsid w:val="00970729"/>
    <w:rsid w:val="009708DB"/>
    <w:rsid w:val="00970B10"/>
    <w:rsid w:val="00970E4F"/>
    <w:rsid w:val="00971180"/>
    <w:rsid w:val="00971227"/>
    <w:rsid w:val="00971352"/>
    <w:rsid w:val="009714F0"/>
    <w:rsid w:val="009717E6"/>
    <w:rsid w:val="009723C4"/>
    <w:rsid w:val="00972900"/>
    <w:rsid w:val="00972B04"/>
    <w:rsid w:val="00972FC1"/>
    <w:rsid w:val="009738F0"/>
    <w:rsid w:val="009739DF"/>
    <w:rsid w:val="00973A9E"/>
    <w:rsid w:val="00973D27"/>
    <w:rsid w:val="009741B4"/>
    <w:rsid w:val="00974224"/>
    <w:rsid w:val="00974686"/>
    <w:rsid w:val="00974B62"/>
    <w:rsid w:val="00975A63"/>
    <w:rsid w:val="00975C87"/>
    <w:rsid w:val="00976FC4"/>
    <w:rsid w:val="0097702A"/>
    <w:rsid w:val="009771F7"/>
    <w:rsid w:val="00977224"/>
    <w:rsid w:val="00977C40"/>
    <w:rsid w:val="00977C94"/>
    <w:rsid w:val="00977C96"/>
    <w:rsid w:val="00977F6C"/>
    <w:rsid w:val="009808F4"/>
    <w:rsid w:val="009811B6"/>
    <w:rsid w:val="009818B3"/>
    <w:rsid w:val="0098223E"/>
    <w:rsid w:val="0098264E"/>
    <w:rsid w:val="00982818"/>
    <w:rsid w:val="00982CD4"/>
    <w:rsid w:val="00983142"/>
    <w:rsid w:val="009833EA"/>
    <w:rsid w:val="009841BE"/>
    <w:rsid w:val="009843B3"/>
    <w:rsid w:val="00984917"/>
    <w:rsid w:val="00984D51"/>
    <w:rsid w:val="00984E22"/>
    <w:rsid w:val="00984FC0"/>
    <w:rsid w:val="00985092"/>
    <w:rsid w:val="00985715"/>
    <w:rsid w:val="00985FAF"/>
    <w:rsid w:val="00986238"/>
    <w:rsid w:val="009868D3"/>
    <w:rsid w:val="009875AC"/>
    <w:rsid w:val="0098773D"/>
    <w:rsid w:val="00987A9D"/>
    <w:rsid w:val="00987C02"/>
    <w:rsid w:val="00990B13"/>
    <w:rsid w:val="00991145"/>
    <w:rsid w:val="00991285"/>
    <w:rsid w:val="009914E3"/>
    <w:rsid w:val="00991776"/>
    <w:rsid w:val="00991889"/>
    <w:rsid w:val="00992134"/>
    <w:rsid w:val="009921EC"/>
    <w:rsid w:val="00992383"/>
    <w:rsid w:val="009927C9"/>
    <w:rsid w:val="00993043"/>
    <w:rsid w:val="009932B8"/>
    <w:rsid w:val="00994DF3"/>
    <w:rsid w:val="00995437"/>
    <w:rsid w:val="00995824"/>
    <w:rsid w:val="0099604F"/>
    <w:rsid w:val="0099666B"/>
    <w:rsid w:val="00996919"/>
    <w:rsid w:val="00996A68"/>
    <w:rsid w:val="00996C89"/>
    <w:rsid w:val="00996D87"/>
    <w:rsid w:val="0099741F"/>
    <w:rsid w:val="00997459"/>
    <w:rsid w:val="00997582"/>
    <w:rsid w:val="009A01A4"/>
    <w:rsid w:val="009A0372"/>
    <w:rsid w:val="009A057E"/>
    <w:rsid w:val="009A0EE8"/>
    <w:rsid w:val="009A10A0"/>
    <w:rsid w:val="009A115B"/>
    <w:rsid w:val="009A1E23"/>
    <w:rsid w:val="009A2402"/>
    <w:rsid w:val="009A2524"/>
    <w:rsid w:val="009A2A77"/>
    <w:rsid w:val="009A2C9C"/>
    <w:rsid w:val="009A2D38"/>
    <w:rsid w:val="009A36DF"/>
    <w:rsid w:val="009A3907"/>
    <w:rsid w:val="009A3C41"/>
    <w:rsid w:val="009A3CC9"/>
    <w:rsid w:val="009A57C8"/>
    <w:rsid w:val="009A5B7C"/>
    <w:rsid w:val="009A6246"/>
    <w:rsid w:val="009A628D"/>
    <w:rsid w:val="009A655F"/>
    <w:rsid w:val="009A6814"/>
    <w:rsid w:val="009A6817"/>
    <w:rsid w:val="009A6E11"/>
    <w:rsid w:val="009A6ED2"/>
    <w:rsid w:val="009A722F"/>
    <w:rsid w:val="009A7409"/>
    <w:rsid w:val="009A75BC"/>
    <w:rsid w:val="009A7C66"/>
    <w:rsid w:val="009A7D89"/>
    <w:rsid w:val="009A7ED4"/>
    <w:rsid w:val="009A7FC7"/>
    <w:rsid w:val="009B0746"/>
    <w:rsid w:val="009B1327"/>
    <w:rsid w:val="009B27AA"/>
    <w:rsid w:val="009B2AD1"/>
    <w:rsid w:val="009B2E0B"/>
    <w:rsid w:val="009B3CB3"/>
    <w:rsid w:val="009B3F55"/>
    <w:rsid w:val="009B4468"/>
    <w:rsid w:val="009B4E0B"/>
    <w:rsid w:val="009B5021"/>
    <w:rsid w:val="009B5BBB"/>
    <w:rsid w:val="009B5CC9"/>
    <w:rsid w:val="009B5DED"/>
    <w:rsid w:val="009B7761"/>
    <w:rsid w:val="009B7988"/>
    <w:rsid w:val="009C020B"/>
    <w:rsid w:val="009C02D5"/>
    <w:rsid w:val="009C03DB"/>
    <w:rsid w:val="009C09C8"/>
    <w:rsid w:val="009C0D56"/>
    <w:rsid w:val="009C0EA9"/>
    <w:rsid w:val="009C136B"/>
    <w:rsid w:val="009C1975"/>
    <w:rsid w:val="009C3737"/>
    <w:rsid w:val="009C3AF6"/>
    <w:rsid w:val="009C3B9C"/>
    <w:rsid w:val="009C52F0"/>
    <w:rsid w:val="009C5566"/>
    <w:rsid w:val="009C5689"/>
    <w:rsid w:val="009C5B9A"/>
    <w:rsid w:val="009C7187"/>
    <w:rsid w:val="009C7E01"/>
    <w:rsid w:val="009D0338"/>
    <w:rsid w:val="009D0668"/>
    <w:rsid w:val="009D0671"/>
    <w:rsid w:val="009D0B34"/>
    <w:rsid w:val="009D0CB7"/>
    <w:rsid w:val="009D11BF"/>
    <w:rsid w:val="009D1363"/>
    <w:rsid w:val="009D1636"/>
    <w:rsid w:val="009D1B68"/>
    <w:rsid w:val="009D2A1E"/>
    <w:rsid w:val="009D3540"/>
    <w:rsid w:val="009D368F"/>
    <w:rsid w:val="009D51A0"/>
    <w:rsid w:val="009D562D"/>
    <w:rsid w:val="009D57E8"/>
    <w:rsid w:val="009D5830"/>
    <w:rsid w:val="009D66B4"/>
    <w:rsid w:val="009D68E0"/>
    <w:rsid w:val="009D6916"/>
    <w:rsid w:val="009D6B9B"/>
    <w:rsid w:val="009D737A"/>
    <w:rsid w:val="009D740F"/>
    <w:rsid w:val="009D7861"/>
    <w:rsid w:val="009D7C72"/>
    <w:rsid w:val="009D7EA0"/>
    <w:rsid w:val="009E0181"/>
    <w:rsid w:val="009E01BD"/>
    <w:rsid w:val="009E0DD9"/>
    <w:rsid w:val="009E1687"/>
    <w:rsid w:val="009E1CD7"/>
    <w:rsid w:val="009E1F15"/>
    <w:rsid w:val="009E3144"/>
    <w:rsid w:val="009E3A0D"/>
    <w:rsid w:val="009E3AAD"/>
    <w:rsid w:val="009E3D93"/>
    <w:rsid w:val="009E4A55"/>
    <w:rsid w:val="009E4E85"/>
    <w:rsid w:val="009E5250"/>
    <w:rsid w:val="009E5B82"/>
    <w:rsid w:val="009E62AA"/>
    <w:rsid w:val="009E6A84"/>
    <w:rsid w:val="009E73BF"/>
    <w:rsid w:val="009E79DD"/>
    <w:rsid w:val="009E7E50"/>
    <w:rsid w:val="009F0715"/>
    <w:rsid w:val="009F15DD"/>
    <w:rsid w:val="009F1750"/>
    <w:rsid w:val="009F19D6"/>
    <w:rsid w:val="009F1B25"/>
    <w:rsid w:val="009F1F55"/>
    <w:rsid w:val="009F228C"/>
    <w:rsid w:val="009F2E7F"/>
    <w:rsid w:val="009F363F"/>
    <w:rsid w:val="009F3884"/>
    <w:rsid w:val="009F4681"/>
    <w:rsid w:val="009F498D"/>
    <w:rsid w:val="009F4C7E"/>
    <w:rsid w:val="009F4F56"/>
    <w:rsid w:val="009F50EA"/>
    <w:rsid w:val="009F5932"/>
    <w:rsid w:val="009F5DCB"/>
    <w:rsid w:val="009F60C0"/>
    <w:rsid w:val="009F751D"/>
    <w:rsid w:val="00A001BC"/>
    <w:rsid w:val="00A01628"/>
    <w:rsid w:val="00A016E7"/>
    <w:rsid w:val="00A01CF4"/>
    <w:rsid w:val="00A01E91"/>
    <w:rsid w:val="00A01F3E"/>
    <w:rsid w:val="00A02C23"/>
    <w:rsid w:val="00A02D68"/>
    <w:rsid w:val="00A03123"/>
    <w:rsid w:val="00A034CF"/>
    <w:rsid w:val="00A038B0"/>
    <w:rsid w:val="00A03E31"/>
    <w:rsid w:val="00A04152"/>
    <w:rsid w:val="00A0429B"/>
    <w:rsid w:val="00A043E4"/>
    <w:rsid w:val="00A0448B"/>
    <w:rsid w:val="00A04629"/>
    <w:rsid w:val="00A04D1D"/>
    <w:rsid w:val="00A05153"/>
    <w:rsid w:val="00A05368"/>
    <w:rsid w:val="00A058D7"/>
    <w:rsid w:val="00A0592E"/>
    <w:rsid w:val="00A05DD0"/>
    <w:rsid w:val="00A06CFC"/>
    <w:rsid w:val="00A07420"/>
    <w:rsid w:val="00A075BF"/>
    <w:rsid w:val="00A078AC"/>
    <w:rsid w:val="00A108FC"/>
    <w:rsid w:val="00A10904"/>
    <w:rsid w:val="00A10BB9"/>
    <w:rsid w:val="00A10D69"/>
    <w:rsid w:val="00A10E9A"/>
    <w:rsid w:val="00A1172D"/>
    <w:rsid w:val="00A11E8A"/>
    <w:rsid w:val="00A129A5"/>
    <w:rsid w:val="00A12A52"/>
    <w:rsid w:val="00A12A92"/>
    <w:rsid w:val="00A12C31"/>
    <w:rsid w:val="00A12FB5"/>
    <w:rsid w:val="00A13C73"/>
    <w:rsid w:val="00A13FEF"/>
    <w:rsid w:val="00A14230"/>
    <w:rsid w:val="00A14834"/>
    <w:rsid w:val="00A14CFB"/>
    <w:rsid w:val="00A15015"/>
    <w:rsid w:val="00A16035"/>
    <w:rsid w:val="00A1606E"/>
    <w:rsid w:val="00A16DE3"/>
    <w:rsid w:val="00A16F1B"/>
    <w:rsid w:val="00A17E90"/>
    <w:rsid w:val="00A17F13"/>
    <w:rsid w:val="00A17F94"/>
    <w:rsid w:val="00A205AB"/>
    <w:rsid w:val="00A211FD"/>
    <w:rsid w:val="00A22325"/>
    <w:rsid w:val="00A22B2B"/>
    <w:rsid w:val="00A22BD1"/>
    <w:rsid w:val="00A22DDB"/>
    <w:rsid w:val="00A234A1"/>
    <w:rsid w:val="00A248E5"/>
    <w:rsid w:val="00A2495A"/>
    <w:rsid w:val="00A24DA9"/>
    <w:rsid w:val="00A256CD"/>
    <w:rsid w:val="00A259B6"/>
    <w:rsid w:val="00A27A76"/>
    <w:rsid w:val="00A27C40"/>
    <w:rsid w:val="00A27F09"/>
    <w:rsid w:val="00A301F6"/>
    <w:rsid w:val="00A3059B"/>
    <w:rsid w:val="00A306DB"/>
    <w:rsid w:val="00A31180"/>
    <w:rsid w:val="00A31702"/>
    <w:rsid w:val="00A31F44"/>
    <w:rsid w:val="00A32BC1"/>
    <w:rsid w:val="00A32C2F"/>
    <w:rsid w:val="00A34623"/>
    <w:rsid w:val="00A347AD"/>
    <w:rsid w:val="00A34B0B"/>
    <w:rsid w:val="00A3501D"/>
    <w:rsid w:val="00A3557F"/>
    <w:rsid w:val="00A35856"/>
    <w:rsid w:val="00A35E74"/>
    <w:rsid w:val="00A35F69"/>
    <w:rsid w:val="00A36243"/>
    <w:rsid w:val="00A36811"/>
    <w:rsid w:val="00A36C19"/>
    <w:rsid w:val="00A36E04"/>
    <w:rsid w:val="00A36EB5"/>
    <w:rsid w:val="00A37506"/>
    <w:rsid w:val="00A37797"/>
    <w:rsid w:val="00A37FB0"/>
    <w:rsid w:val="00A4059C"/>
    <w:rsid w:val="00A410CB"/>
    <w:rsid w:val="00A4130E"/>
    <w:rsid w:val="00A41601"/>
    <w:rsid w:val="00A428ED"/>
    <w:rsid w:val="00A4326B"/>
    <w:rsid w:val="00A436DE"/>
    <w:rsid w:val="00A4393D"/>
    <w:rsid w:val="00A43C8A"/>
    <w:rsid w:val="00A43FFE"/>
    <w:rsid w:val="00A442EE"/>
    <w:rsid w:val="00A45306"/>
    <w:rsid w:val="00A45362"/>
    <w:rsid w:val="00A45F3C"/>
    <w:rsid w:val="00A46426"/>
    <w:rsid w:val="00A46800"/>
    <w:rsid w:val="00A471B7"/>
    <w:rsid w:val="00A47B43"/>
    <w:rsid w:val="00A50652"/>
    <w:rsid w:val="00A511F8"/>
    <w:rsid w:val="00A51BD5"/>
    <w:rsid w:val="00A54354"/>
    <w:rsid w:val="00A54505"/>
    <w:rsid w:val="00A5500A"/>
    <w:rsid w:val="00A55F6B"/>
    <w:rsid w:val="00A562A9"/>
    <w:rsid w:val="00A562E7"/>
    <w:rsid w:val="00A566F7"/>
    <w:rsid w:val="00A57287"/>
    <w:rsid w:val="00A575B7"/>
    <w:rsid w:val="00A576C2"/>
    <w:rsid w:val="00A57F3C"/>
    <w:rsid w:val="00A60A4A"/>
    <w:rsid w:val="00A60D53"/>
    <w:rsid w:val="00A60F8F"/>
    <w:rsid w:val="00A61023"/>
    <w:rsid w:val="00A6127B"/>
    <w:rsid w:val="00A61408"/>
    <w:rsid w:val="00A61945"/>
    <w:rsid w:val="00A6194E"/>
    <w:rsid w:val="00A6261B"/>
    <w:rsid w:val="00A62964"/>
    <w:rsid w:val="00A62AD6"/>
    <w:rsid w:val="00A638DB"/>
    <w:rsid w:val="00A63BBD"/>
    <w:rsid w:val="00A63C38"/>
    <w:rsid w:val="00A64BAA"/>
    <w:rsid w:val="00A64C57"/>
    <w:rsid w:val="00A656D2"/>
    <w:rsid w:val="00A65916"/>
    <w:rsid w:val="00A65E51"/>
    <w:rsid w:val="00A66C57"/>
    <w:rsid w:val="00A66D40"/>
    <w:rsid w:val="00A673E2"/>
    <w:rsid w:val="00A67C2C"/>
    <w:rsid w:val="00A703F3"/>
    <w:rsid w:val="00A7099A"/>
    <w:rsid w:val="00A70CEE"/>
    <w:rsid w:val="00A70EDD"/>
    <w:rsid w:val="00A71C3E"/>
    <w:rsid w:val="00A71F57"/>
    <w:rsid w:val="00A72F6C"/>
    <w:rsid w:val="00A73523"/>
    <w:rsid w:val="00A748DF"/>
    <w:rsid w:val="00A74EF1"/>
    <w:rsid w:val="00A761E0"/>
    <w:rsid w:val="00A769BF"/>
    <w:rsid w:val="00A7701D"/>
    <w:rsid w:val="00A770B4"/>
    <w:rsid w:val="00A774D3"/>
    <w:rsid w:val="00A778FE"/>
    <w:rsid w:val="00A779D7"/>
    <w:rsid w:val="00A80CDD"/>
    <w:rsid w:val="00A810EA"/>
    <w:rsid w:val="00A812CA"/>
    <w:rsid w:val="00A81B4C"/>
    <w:rsid w:val="00A8207A"/>
    <w:rsid w:val="00A82EDD"/>
    <w:rsid w:val="00A8400C"/>
    <w:rsid w:val="00A84534"/>
    <w:rsid w:val="00A84BF1"/>
    <w:rsid w:val="00A84CED"/>
    <w:rsid w:val="00A85239"/>
    <w:rsid w:val="00A852DA"/>
    <w:rsid w:val="00A863A7"/>
    <w:rsid w:val="00A864A1"/>
    <w:rsid w:val="00A86BF5"/>
    <w:rsid w:val="00A86BFC"/>
    <w:rsid w:val="00A873E9"/>
    <w:rsid w:val="00A87EA9"/>
    <w:rsid w:val="00A87F07"/>
    <w:rsid w:val="00A9032B"/>
    <w:rsid w:val="00A90F70"/>
    <w:rsid w:val="00A9125B"/>
    <w:rsid w:val="00A91B45"/>
    <w:rsid w:val="00A91C1A"/>
    <w:rsid w:val="00A9248F"/>
    <w:rsid w:val="00A926E7"/>
    <w:rsid w:val="00A93F29"/>
    <w:rsid w:val="00A93F90"/>
    <w:rsid w:val="00A93FFB"/>
    <w:rsid w:val="00A94348"/>
    <w:rsid w:val="00A944B0"/>
    <w:rsid w:val="00A94737"/>
    <w:rsid w:val="00A95594"/>
    <w:rsid w:val="00A9563E"/>
    <w:rsid w:val="00A95D81"/>
    <w:rsid w:val="00A95D8C"/>
    <w:rsid w:val="00A95E87"/>
    <w:rsid w:val="00A962DF"/>
    <w:rsid w:val="00A96DA7"/>
    <w:rsid w:val="00A96DDF"/>
    <w:rsid w:val="00A971A8"/>
    <w:rsid w:val="00A979C5"/>
    <w:rsid w:val="00A97A8D"/>
    <w:rsid w:val="00A97CAC"/>
    <w:rsid w:val="00AA17CA"/>
    <w:rsid w:val="00AA1813"/>
    <w:rsid w:val="00AA2235"/>
    <w:rsid w:val="00AA2EA2"/>
    <w:rsid w:val="00AA366E"/>
    <w:rsid w:val="00AA3BC1"/>
    <w:rsid w:val="00AA4141"/>
    <w:rsid w:val="00AA446C"/>
    <w:rsid w:val="00AA46E8"/>
    <w:rsid w:val="00AA48C3"/>
    <w:rsid w:val="00AA497D"/>
    <w:rsid w:val="00AA5009"/>
    <w:rsid w:val="00AA53DD"/>
    <w:rsid w:val="00AA5C67"/>
    <w:rsid w:val="00AA64AE"/>
    <w:rsid w:val="00AA6947"/>
    <w:rsid w:val="00AA6EF0"/>
    <w:rsid w:val="00AA6F64"/>
    <w:rsid w:val="00AA7D60"/>
    <w:rsid w:val="00AB049C"/>
    <w:rsid w:val="00AB0DD6"/>
    <w:rsid w:val="00AB1523"/>
    <w:rsid w:val="00AB1CF5"/>
    <w:rsid w:val="00AB2F31"/>
    <w:rsid w:val="00AB3669"/>
    <w:rsid w:val="00AB3A5C"/>
    <w:rsid w:val="00AB3A66"/>
    <w:rsid w:val="00AB4144"/>
    <w:rsid w:val="00AB48CF"/>
    <w:rsid w:val="00AB5C8D"/>
    <w:rsid w:val="00AB6DDA"/>
    <w:rsid w:val="00AB74C7"/>
    <w:rsid w:val="00AC08F6"/>
    <w:rsid w:val="00AC1D8A"/>
    <w:rsid w:val="00AC1DC0"/>
    <w:rsid w:val="00AC221B"/>
    <w:rsid w:val="00AC34F7"/>
    <w:rsid w:val="00AC4346"/>
    <w:rsid w:val="00AC4B50"/>
    <w:rsid w:val="00AC5390"/>
    <w:rsid w:val="00AC5624"/>
    <w:rsid w:val="00AC58CD"/>
    <w:rsid w:val="00AC5DE0"/>
    <w:rsid w:val="00AC64D4"/>
    <w:rsid w:val="00AC6533"/>
    <w:rsid w:val="00AC7C1B"/>
    <w:rsid w:val="00AC7FAA"/>
    <w:rsid w:val="00AD02D1"/>
    <w:rsid w:val="00AD06DF"/>
    <w:rsid w:val="00AD080B"/>
    <w:rsid w:val="00AD0D83"/>
    <w:rsid w:val="00AD1371"/>
    <w:rsid w:val="00AD1661"/>
    <w:rsid w:val="00AD2353"/>
    <w:rsid w:val="00AD23BD"/>
    <w:rsid w:val="00AD265D"/>
    <w:rsid w:val="00AD26BD"/>
    <w:rsid w:val="00AD27FD"/>
    <w:rsid w:val="00AD35E1"/>
    <w:rsid w:val="00AD4FE1"/>
    <w:rsid w:val="00AD5028"/>
    <w:rsid w:val="00AD522C"/>
    <w:rsid w:val="00AD5A41"/>
    <w:rsid w:val="00AD5E5C"/>
    <w:rsid w:val="00AD648A"/>
    <w:rsid w:val="00AD6680"/>
    <w:rsid w:val="00AD66C2"/>
    <w:rsid w:val="00AD70A8"/>
    <w:rsid w:val="00AD7114"/>
    <w:rsid w:val="00AD762C"/>
    <w:rsid w:val="00AD78FE"/>
    <w:rsid w:val="00AD7CCD"/>
    <w:rsid w:val="00AE04DA"/>
    <w:rsid w:val="00AE0754"/>
    <w:rsid w:val="00AE0A49"/>
    <w:rsid w:val="00AE0AC2"/>
    <w:rsid w:val="00AE0E02"/>
    <w:rsid w:val="00AE1862"/>
    <w:rsid w:val="00AE189B"/>
    <w:rsid w:val="00AE1DE0"/>
    <w:rsid w:val="00AE1FF2"/>
    <w:rsid w:val="00AE22D6"/>
    <w:rsid w:val="00AE230E"/>
    <w:rsid w:val="00AE264F"/>
    <w:rsid w:val="00AE3186"/>
    <w:rsid w:val="00AE373F"/>
    <w:rsid w:val="00AE43C0"/>
    <w:rsid w:val="00AE463C"/>
    <w:rsid w:val="00AE4879"/>
    <w:rsid w:val="00AE4C3D"/>
    <w:rsid w:val="00AE54A2"/>
    <w:rsid w:val="00AE612E"/>
    <w:rsid w:val="00AE67D4"/>
    <w:rsid w:val="00AE6BEF"/>
    <w:rsid w:val="00AE71BC"/>
    <w:rsid w:val="00AE7868"/>
    <w:rsid w:val="00AF0360"/>
    <w:rsid w:val="00AF08EB"/>
    <w:rsid w:val="00AF09BC"/>
    <w:rsid w:val="00AF258E"/>
    <w:rsid w:val="00AF2C81"/>
    <w:rsid w:val="00AF32BE"/>
    <w:rsid w:val="00AF3661"/>
    <w:rsid w:val="00AF42C9"/>
    <w:rsid w:val="00AF45E7"/>
    <w:rsid w:val="00AF48EC"/>
    <w:rsid w:val="00AF5A1B"/>
    <w:rsid w:val="00AF5B68"/>
    <w:rsid w:val="00AF63E2"/>
    <w:rsid w:val="00AF6679"/>
    <w:rsid w:val="00AF6874"/>
    <w:rsid w:val="00AF6A00"/>
    <w:rsid w:val="00AF6B7D"/>
    <w:rsid w:val="00B00041"/>
    <w:rsid w:val="00B00086"/>
    <w:rsid w:val="00B001CB"/>
    <w:rsid w:val="00B00900"/>
    <w:rsid w:val="00B00E83"/>
    <w:rsid w:val="00B013EC"/>
    <w:rsid w:val="00B03B69"/>
    <w:rsid w:val="00B03D4F"/>
    <w:rsid w:val="00B03FC3"/>
    <w:rsid w:val="00B04A43"/>
    <w:rsid w:val="00B0565A"/>
    <w:rsid w:val="00B057B7"/>
    <w:rsid w:val="00B061C2"/>
    <w:rsid w:val="00B06378"/>
    <w:rsid w:val="00B0654E"/>
    <w:rsid w:val="00B06A09"/>
    <w:rsid w:val="00B06A84"/>
    <w:rsid w:val="00B06B64"/>
    <w:rsid w:val="00B06BA2"/>
    <w:rsid w:val="00B07148"/>
    <w:rsid w:val="00B07223"/>
    <w:rsid w:val="00B0793A"/>
    <w:rsid w:val="00B07AA2"/>
    <w:rsid w:val="00B1070E"/>
    <w:rsid w:val="00B10957"/>
    <w:rsid w:val="00B109EE"/>
    <w:rsid w:val="00B10DD2"/>
    <w:rsid w:val="00B11276"/>
    <w:rsid w:val="00B114C4"/>
    <w:rsid w:val="00B1179F"/>
    <w:rsid w:val="00B1227E"/>
    <w:rsid w:val="00B12926"/>
    <w:rsid w:val="00B1293E"/>
    <w:rsid w:val="00B12B1E"/>
    <w:rsid w:val="00B12BDD"/>
    <w:rsid w:val="00B12EAF"/>
    <w:rsid w:val="00B12F1C"/>
    <w:rsid w:val="00B133F8"/>
    <w:rsid w:val="00B13A3B"/>
    <w:rsid w:val="00B13A9C"/>
    <w:rsid w:val="00B13B4A"/>
    <w:rsid w:val="00B14106"/>
    <w:rsid w:val="00B15670"/>
    <w:rsid w:val="00B15B0D"/>
    <w:rsid w:val="00B15B34"/>
    <w:rsid w:val="00B1637B"/>
    <w:rsid w:val="00B17A7C"/>
    <w:rsid w:val="00B17F3A"/>
    <w:rsid w:val="00B2016F"/>
    <w:rsid w:val="00B207C0"/>
    <w:rsid w:val="00B20E06"/>
    <w:rsid w:val="00B21592"/>
    <w:rsid w:val="00B21653"/>
    <w:rsid w:val="00B21A9F"/>
    <w:rsid w:val="00B22C1B"/>
    <w:rsid w:val="00B23113"/>
    <w:rsid w:val="00B238CD"/>
    <w:rsid w:val="00B24033"/>
    <w:rsid w:val="00B2428D"/>
    <w:rsid w:val="00B2477D"/>
    <w:rsid w:val="00B2496E"/>
    <w:rsid w:val="00B251CC"/>
    <w:rsid w:val="00B254B6"/>
    <w:rsid w:val="00B25B27"/>
    <w:rsid w:val="00B26048"/>
    <w:rsid w:val="00B2616C"/>
    <w:rsid w:val="00B2710F"/>
    <w:rsid w:val="00B27B09"/>
    <w:rsid w:val="00B3071F"/>
    <w:rsid w:val="00B31FDA"/>
    <w:rsid w:val="00B32474"/>
    <w:rsid w:val="00B3257B"/>
    <w:rsid w:val="00B32D1D"/>
    <w:rsid w:val="00B335B5"/>
    <w:rsid w:val="00B33A21"/>
    <w:rsid w:val="00B33C2D"/>
    <w:rsid w:val="00B33E48"/>
    <w:rsid w:val="00B3497C"/>
    <w:rsid w:val="00B35C76"/>
    <w:rsid w:val="00B367B9"/>
    <w:rsid w:val="00B37043"/>
    <w:rsid w:val="00B372AB"/>
    <w:rsid w:val="00B3765D"/>
    <w:rsid w:val="00B376DF"/>
    <w:rsid w:val="00B37FD2"/>
    <w:rsid w:val="00B4037F"/>
    <w:rsid w:val="00B406C3"/>
    <w:rsid w:val="00B4079B"/>
    <w:rsid w:val="00B40AA9"/>
    <w:rsid w:val="00B40C1D"/>
    <w:rsid w:val="00B40FFB"/>
    <w:rsid w:val="00B4138E"/>
    <w:rsid w:val="00B41526"/>
    <w:rsid w:val="00B415ED"/>
    <w:rsid w:val="00B4186B"/>
    <w:rsid w:val="00B41F46"/>
    <w:rsid w:val="00B42034"/>
    <w:rsid w:val="00B42491"/>
    <w:rsid w:val="00B426BF"/>
    <w:rsid w:val="00B42806"/>
    <w:rsid w:val="00B42940"/>
    <w:rsid w:val="00B42E9B"/>
    <w:rsid w:val="00B42F22"/>
    <w:rsid w:val="00B43E69"/>
    <w:rsid w:val="00B4429C"/>
    <w:rsid w:val="00B442CE"/>
    <w:rsid w:val="00B4435B"/>
    <w:rsid w:val="00B443B8"/>
    <w:rsid w:val="00B4451F"/>
    <w:rsid w:val="00B44B1F"/>
    <w:rsid w:val="00B44F38"/>
    <w:rsid w:val="00B44FD4"/>
    <w:rsid w:val="00B46212"/>
    <w:rsid w:val="00B466F4"/>
    <w:rsid w:val="00B469A9"/>
    <w:rsid w:val="00B502CB"/>
    <w:rsid w:val="00B50C23"/>
    <w:rsid w:val="00B50CBE"/>
    <w:rsid w:val="00B50EEA"/>
    <w:rsid w:val="00B5135D"/>
    <w:rsid w:val="00B518CE"/>
    <w:rsid w:val="00B53A60"/>
    <w:rsid w:val="00B53AFB"/>
    <w:rsid w:val="00B5412B"/>
    <w:rsid w:val="00B54638"/>
    <w:rsid w:val="00B55354"/>
    <w:rsid w:val="00B55A69"/>
    <w:rsid w:val="00B55E1D"/>
    <w:rsid w:val="00B576D7"/>
    <w:rsid w:val="00B5786E"/>
    <w:rsid w:val="00B60F3A"/>
    <w:rsid w:val="00B61119"/>
    <w:rsid w:val="00B62164"/>
    <w:rsid w:val="00B624B3"/>
    <w:rsid w:val="00B6258D"/>
    <w:rsid w:val="00B62CB3"/>
    <w:rsid w:val="00B62DB9"/>
    <w:rsid w:val="00B62DEE"/>
    <w:rsid w:val="00B62E08"/>
    <w:rsid w:val="00B62E73"/>
    <w:rsid w:val="00B63170"/>
    <w:rsid w:val="00B63630"/>
    <w:rsid w:val="00B638E3"/>
    <w:rsid w:val="00B639B4"/>
    <w:rsid w:val="00B63BA2"/>
    <w:rsid w:val="00B64226"/>
    <w:rsid w:val="00B64DB0"/>
    <w:rsid w:val="00B664A8"/>
    <w:rsid w:val="00B6740E"/>
    <w:rsid w:val="00B70902"/>
    <w:rsid w:val="00B70910"/>
    <w:rsid w:val="00B70A49"/>
    <w:rsid w:val="00B71983"/>
    <w:rsid w:val="00B71A03"/>
    <w:rsid w:val="00B71F85"/>
    <w:rsid w:val="00B725EA"/>
    <w:rsid w:val="00B72FDC"/>
    <w:rsid w:val="00B7326F"/>
    <w:rsid w:val="00B73AD1"/>
    <w:rsid w:val="00B73E24"/>
    <w:rsid w:val="00B74528"/>
    <w:rsid w:val="00B74A66"/>
    <w:rsid w:val="00B74E4F"/>
    <w:rsid w:val="00B75913"/>
    <w:rsid w:val="00B75A79"/>
    <w:rsid w:val="00B76159"/>
    <w:rsid w:val="00B76A67"/>
    <w:rsid w:val="00B76AAF"/>
    <w:rsid w:val="00B802B8"/>
    <w:rsid w:val="00B814AD"/>
    <w:rsid w:val="00B81EB6"/>
    <w:rsid w:val="00B82819"/>
    <w:rsid w:val="00B82DB1"/>
    <w:rsid w:val="00B82EDE"/>
    <w:rsid w:val="00B83044"/>
    <w:rsid w:val="00B830DD"/>
    <w:rsid w:val="00B83249"/>
    <w:rsid w:val="00B841D7"/>
    <w:rsid w:val="00B842D6"/>
    <w:rsid w:val="00B84462"/>
    <w:rsid w:val="00B84C00"/>
    <w:rsid w:val="00B85162"/>
    <w:rsid w:val="00B853D0"/>
    <w:rsid w:val="00B85FFF"/>
    <w:rsid w:val="00B86763"/>
    <w:rsid w:val="00B86B04"/>
    <w:rsid w:val="00B8765B"/>
    <w:rsid w:val="00B87E9E"/>
    <w:rsid w:val="00B900DB"/>
    <w:rsid w:val="00B9034B"/>
    <w:rsid w:val="00B90677"/>
    <w:rsid w:val="00B907B4"/>
    <w:rsid w:val="00B90EB7"/>
    <w:rsid w:val="00B91204"/>
    <w:rsid w:val="00B91651"/>
    <w:rsid w:val="00B91A2E"/>
    <w:rsid w:val="00B91FA8"/>
    <w:rsid w:val="00B92696"/>
    <w:rsid w:val="00B92B0E"/>
    <w:rsid w:val="00B92FDE"/>
    <w:rsid w:val="00B93345"/>
    <w:rsid w:val="00B9353A"/>
    <w:rsid w:val="00B93EA0"/>
    <w:rsid w:val="00B94BC5"/>
    <w:rsid w:val="00B9510A"/>
    <w:rsid w:val="00B9518F"/>
    <w:rsid w:val="00B95630"/>
    <w:rsid w:val="00B95C4D"/>
    <w:rsid w:val="00B95F3F"/>
    <w:rsid w:val="00B9606D"/>
    <w:rsid w:val="00B96AD4"/>
    <w:rsid w:val="00B96CB8"/>
    <w:rsid w:val="00B96FFB"/>
    <w:rsid w:val="00B9747F"/>
    <w:rsid w:val="00B97DC4"/>
    <w:rsid w:val="00BA0ABE"/>
    <w:rsid w:val="00BA210D"/>
    <w:rsid w:val="00BA2916"/>
    <w:rsid w:val="00BA2967"/>
    <w:rsid w:val="00BA2B30"/>
    <w:rsid w:val="00BA32A2"/>
    <w:rsid w:val="00BA370A"/>
    <w:rsid w:val="00BA41B9"/>
    <w:rsid w:val="00BA4693"/>
    <w:rsid w:val="00BA4710"/>
    <w:rsid w:val="00BA4B3E"/>
    <w:rsid w:val="00BA4CC0"/>
    <w:rsid w:val="00BA50B5"/>
    <w:rsid w:val="00BA5464"/>
    <w:rsid w:val="00BA5988"/>
    <w:rsid w:val="00BA60EC"/>
    <w:rsid w:val="00BA66F3"/>
    <w:rsid w:val="00BA74D8"/>
    <w:rsid w:val="00BB0159"/>
    <w:rsid w:val="00BB0244"/>
    <w:rsid w:val="00BB029E"/>
    <w:rsid w:val="00BB0767"/>
    <w:rsid w:val="00BB0D4A"/>
    <w:rsid w:val="00BB15EA"/>
    <w:rsid w:val="00BB1643"/>
    <w:rsid w:val="00BB2283"/>
    <w:rsid w:val="00BB285E"/>
    <w:rsid w:val="00BB32FA"/>
    <w:rsid w:val="00BB3B44"/>
    <w:rsid w:val="00BB3BBE"/>
    <w:rsid w:val="00BB3F9D"/>
    <w:rsid w:val="00BB45C7"/>
    <w:rsid w:val="00BB477C"/>
    <w:rsid w:val="00BB4BB6"/>
    <w:rsid w:val="00BB4C9F"/>
    <w:rsid w:val="00BB5111"/>
    <w:rsid w:val="00BB5449"/>
    <w:rsid w:val="00BB581C"/>
    <w:rsid w:val="00BB649D"/>
    <w:rsid w:val="00BB6507"/>
    <w:rsid w:val="00BB66DD"/>
    <w:rsid w:val="00BB6BD3"/>
    <w:rsid w:val="00BB6EB6"/>
    <w:rsid w:val="00BB6F4A"/>
    <w:rsid w:val="00BB6F96"/>
    <w:rsid w:val="00BB6FD5"/>
    <w:rsid w:val="00BB714D"/>
    <w:rsid w:val="00BC0845"/>
    <w:rsid w:val="00BC0B74"/>
    <w:rsid w:val="00BC0BA2"/>
    <w:rsid w:val="00BC115F"/>
    <w:rsid w:val="00BC1F1B"/>
    <w:rsid w:val="00BC25D3"/>
    <w:rsid w:val="00BC3197"/>
    <w:rsid w:val="00BC3F48"/>
    <w:rsid w:val="00BC4A7A"/>
    <w:rsid w:val="00BC4F27"/>
    <w:rsid w:val="00BC5DDC"/>
    <w:rsid w:val="00BC5DF1"/>
    <w:rsid w:val="00BC68D4"/>
    <w:rsid w:val="00BC700D"/>
    <w:rsid w:val="00BC7330"/>
    <w:rsid w:val="00BD176E"/>
    <w:rsid w:val="00BD17D1"/>
    <w:rsid w:val="00BD1AEE"/>
    <w:rsid w:val="00BD24BD"/>
    <w:rsid w:val="00BD25D1"/>
    <w:rsid w:val="00BD26CE"/>
    <w:rsid w:val="00BD2B50"/>
    <w:rsid w:val="00BD392F"/>
    <w:rsid w:val="00BD3D01"/>
    <w:rsid w:val="00BD490E"/>
    <w:rsid w:val="00BD4985"/>
    <w:rsid w:val="00BD49D0"/>
    <w:rsid w:val="00BD4BE6"/>
    <w:rsid w:val="00BD4CA2"/>
    <w:rsid w:val="00BD69C4"/>
    <w:rsid w:val="00BD6A37"/>
    <w:rsid w:val="00BD6A76"/>
    <w:rsid w:val="00BD7AC5"/>
    <w:rsid w:val="00BD7C55"/>
    <w:rsid w:val="00BE0B5B"/>
    <w:rsid w:val="00BE1C3A"/>
    <w:rsid w:val="00BE1C60"/>
    <w:rsid w:val="00BE1E25"/>
    <w:rsid w:val="00BE1EED"/>
    <w:rsid w:val="00BE2141"/>
    <w:rsid w:val="00BE22D4"/>
    <w:rsid w:val="00BE2475"/>
    <w:rsid w:val="00BE24D6"/>
    <w:rsid w:val="00BE2B67"/>
    <w:rsid w:val="00BE2FA4"/>
    <w:rsid w:val="00BE5132"/>
    <w:rsid w:val="00BE636F"/>
    <w:rsid w:val="00BE7255"/>
    <w:rsid w:val="00BE7CA2"/>
    <w:rsid w:val="00BE7F71"/>
    <w:rsid w:val="00BF0009"/>
    <w:rsid w:val="00BF0B0D"/>
    <w:rsid w:val="00BF0FD4"/>
    <w:rsid w:val="00BF10FD"/>
    <w:rsid w:val="00BF1172"/>
    <w:rsid w:val="00BF1D50"/>
    <w:rsid w:val="00BF23BE"/>
    <w:rsid w:val="00BF23E7"/>
    <w:rsid w:val="00BF359A"/>
    <w:rsid w:val="00BF3A3B"/>
    <w:rsid w:val="00BF3A9A"/>
    <w:rsid w:val="00BF3B0C"/>
    <w:rsid w:val="00BF45D6"/>
    <w:rsid w:val="00BF46F7"/>
    <w:rsid w:val="00BF4955"/>
    <w:rsid w:val="00BF5B4E"/>
    <w:rsid w:val="00BF6162"/>
    <w:rsid w:val="00BF6AD6"/>
    <w:rsid w:val="00BF6F8A"/>
    <w:rsid w:val="00BF755B"/>
    <w:rsid w:val="00BF757E"/>
    <w:rsid w:val="00BF7AF0"/>
    <w:rsid w:val="00C00347"/>
    <w:rsid w:val="00C00C45"/>
    <w:rsid w:val="00C013D7"/>
    <w:rsid w:val="00C01521"/>
    <w:rsid w:val="00C01DA2"/>
    <w:rsid w:val="00C02ADD"/>
    <w:rsid w:val="00C02CA0"/>
    <w:rsid w:val="00C02D28"/>
    <w:rsid w:val="00C032F6"/>
    <w:rsid w:val="00C0342E"/>
    <w:rsid w:val="00C03E08"/>
    <w:rsid w:val="00C04525"/>
    <w:rsid w:val="00C04E83"/>
    <w:rsid w:val="00C05948"/>
    <w:rsid w:val="00C05EB6"/>
    <w:rsid w:val="00C06178"/>
    <w:rsid w:val="00C06299"/>
    <w:rsid w:val="00C06B81"/>
    <w:rsid w:val="00C06E05"/>
    <w:rsid w:val="00C06F77"/>
    <w:rsid w:val="00C10893"/>
    <w:rsid w:val="00C120D1"/>
    <w:rsid w:val="00C124CB"/>
    <w:rsid w:val="00C12853"/>
    <w:rsid w:val="00C12A2F"/>
    <w:rsid w:val="00C13BE3"/>
    <w:rsid w:val="00C13FA3"/>
    <w:rsid w:val="00C144BB"/>
    <w:rsid w:val="00C14FA3"/>
    <w:rsid w:val="00C15498"/>
    <w:rsid w:val="00C15977"/>
    <w:rsid w:val="00C15C59"/>
    <w:rsid w:val="00C15F89"/>
    <w:rsid w:val="00C161C6"/>
    <w:rsid w:val="00C161EE"/>
    <w:rsid w:val="00C1633C"/>
    <w:rsid w:val="00C17D1B"/>
    <w:rsid w:val="00C17EEB"/>
    <w:rsid w:val="00C20388"/>
    <w:rsid w:val="00C20654"/>
    <w:rsid w:val="00C20CBC"/>
    <w:rsid w:val="00C20D67"/>
    <w:rsid w:val="00C216B9"/>
    <w:rsid w:val="00C21B2B"/>
    <w:rsid w:val="00C21F89"/>
    <w:rsid w:val="00C2235D"/>
    <w:rsid w:val="00C2256C"/>
    <w:rsid w:val="00C22C78"/>
    <w:rsid w:val="00C232B0"/>
    <w:rsid w:val="00C23727"/>
    <w:rsid w:val="00C23CF9"/>
    <w:rsid w:val="00C242CF"/>
    <w:rsid w:val="00C25D7B"/>
    <w:rsid w:val="00C25D8E"/>
    <w:rsid w:val="00C26679"/>
    <w:rsid w:val="00C266ED"/>
    <w:rsid w:val="00C26ADA"/>
    <w:rsid w:val="00C271A4"/>
    <w:rsid w:val="00C27ADC"/>
    <w:rsid w:val="00C27DC6"/>
    <w:rsid w:val="00C27E87"/>
    <w:rsid w:val="00C302C4"/>
    <w:rsid w:val="00C305E8"/>
    <w:rsid w:val="00C30FA4"/>
    <w:rsid w:val="00C31008"/>
    <w:rsid w:val="00C31322"/>
    <w:rsid w:val="00C31BCA"/>
    <w:rsid w:val="00C3200E"/>
    <w:rsid w:val="00C32603"/>
    <w:rsid w:val="00C32606"/>
    <w:rsid w:val="00C3275A"/>
    <w:rsid w:val="00C33082"/>
    <w:rsid w:val="00C3345E"/>
    <w:rsid w:val="00C33496"/>
    <w:rsid w:val="00C33B37"/>
    <w:rsid w:val="00C33F8F"/>
    <w:rsid w:val="00C34087"/>
    <w:rsid w:val="00C34596"/>
    <w:rsid w:val="00C34F47"/>
    <w:rsid w:val="00C35231"/>
    <w:rsid w:val="00C3576F"/>
    <w:rsid w:val="00C358EF"/>
    <w:rsid w:val="00C35C71"/>
    <w:rsid w:val="00C368EB"/>
    <w:rsid w:val="00C36BE0"/>
    <w:rsid w:val="00C36EA7"/>
    <w:rsid w:val="00C36FB2"/>
    <w:rsid w:val="00C3717D"/>
    <w:rsid w:val="00C37A24"/>
    <w:rsid w:val="00C40125"/>
    <w:rsid w:val="00C406E2"/>
    <w:rsid w:val="00C40CBE"/>
    <w:rsid w:val="00C419FD"/>
    <w:rsid w:val="00C41E29"/>
    <w:rsid w:val="00C439E8"/>
    <w:rsid w:val="00C43F0D"/>
    <w:rsid w:val="00C44524"/>
    <w:rsid w:val="00C4485F"/>
    <w:rsid w:val="00C44C34"/>
    <w:rsid w:val="00C44EB6"/>
    <w:rsid w:val="00C45AAA"/>
    <w:rsid w:val="00C467D5"/>
    <w:rsid w:val="00C50918"/>
    <w:rsid w:val="00C50AA0"/>
    <w:rsid w:val="00C50FB1"/>
    <w:rsid w:val="00C51E05"/>
    <w:rsid w:val="00C5231C"/>
    <w:rsid w:val="00C52512"/>
    <w:rsid w:val="00C52E54"/>
    <w:rsid w:val="00C52FB5"/>
    <w:rsid w:val="00C53586"/>
    <w:rsid w:val="00C5426A"/>
    <w:rsid w:val="00C54B5B"/>
    <w:rsid w:val="00C553B6"/>
    <w:rsid w:val="00C555F4"/>
    <w:rsid w:val="00C55D0E"/>
    <w:rsid w:val="00C563E8"/>
    <w:rsid w:val="00C565BC"/>
    <w:rsid w:val="00C600DF"/>
    <w:rsid w:val="00C601FF"/>
    <w:rsid w:val="00C609BF"/>
    <w:rsid w:val="00C60F76"/>
    <w:rsid w:val="00C62826"/>
    <w:rsid w:val="00C62B45"/>
    <w:rsid w:val="00C62F74"/>
    <w:rsid w:val="00C631E3"/>
    <w:rsid w:val="00C63C24"/>
    <w:rsid w:val="00C641B3"/>
    <w:rsid w:val="00C64401"/>
    <w:rsid w:val="00C6443E"/>
    <w:rsid w:val="00C65085"/>
    <w:rsid w:val="00C65D15"/>
    <w:rsid w:val="00C65F49"/>
    <w:rsid w:val="00C66E4A"/>
    <w:rsid w:val="00C66F62"/>
    <w:rsid w:val="00C66F7B"/>
    <w:rsid w:val="00C679E9"/>
    <w:rsid w:val="00C67B5D"/>
    <w:rsid w:val="00C67BF1"/>
    <w:rsid w:val="00C67C90"/>
    <w:rsid w:val="00C70879"/>
    <w:rsid w:val="00C70EC3"/>
    <w:rsid w:val="00C71117"/>
    <w:rsid w:val="00C71320"/>
    <w:rsid w:val="00C72195"/>
    <w:rsid w:val="00C723CA"/>
    <w:rsid w:val="00C7293E"/>
    <w:rsid w:val="00C72CB9"/>
    <w:rsid w:val="00C737E0"/>
    <w:rsid w:val="00C74237"/>
    <w:rsid w:val="00C74F7A"/>
    <w:rsid w:val="00C75071"/>
    <w:rsid w:val="00C754E3"/>
    <w:rsid w:val="00C757DE"/>
    <w:rsid w:val="00C75957"/>
    <w:rsid w:val="00C762A1"/>
    <w:rsid w:val="00C76375"/>
    <w:rsid w:val="00C76583"/>
    <w:rsid w:val="00C7692F"/>
    <w:rsid w:val="00C76D0E"/>
    <w:rsid w:val="00C76D38"/>
    <w:rsid w:val="00C770DD"/>
    <w:rsid w:val="00C77495"/>
    <w:rsid w:val="00C775CB"/>
    <w:rsid w:val="00C8043C"/>
    <w:rsid w:val="00C809BB"/>
    <w:rsid w:val="00C814C7"/>
    <w:rsid w:val="00C81C07"/>
    <w:rsid w:val="00C81F42"/>
    <w:rsid w:val="00C82327"/>
    <w:rsid w:val="00C82A90"/>
    <w:rsid w:val="00C82F3F"/>
    <w:rsid w:val="00C83538"/>
    <w:rsid w:val="00C83D4C"/>
    <w:rsid w:val="00C846C5"/>
    <w:rsid w:val="00C84B0C"/>
    <w:rsid w:val="00C84C9E"/>
    <w:rsid w:val="00C852D6"/>
    <w:rsid w:val="00C85AC7"/>
    <w:rsid w:val="00C85FC9"/>
    <w:rsid w:val="00C864E6"/>
    <w:rsid w:val="00C86DEA"/>
    <w:rsid w:val="00C872CF"/>
    <w:rsid w:val="00C87538"/>
    <w:rsid w:val="00C876C8"/>
    <w:rsid w:val="00C918A2"/>
    <w:rsid w:val="00C91CFA"/>
    <w:rsid w:val="00C92420"/>
    <w:rsid w:val="00C93567"/>
    <w:rsid w:val="00C935B5"/>
    <w:rsid w:val="00C93605"/>
    <w:rsid w:val="00C93A71"/>
    <w:rsid w:val="00C94207"/>
    <w:rsid w:val="00C94B44"/>
    <w:rsid w:val="00C94F1E"/>
    <w:rsid w:val="00C950CC"/>
    <w:rsid w:val="00C956F4"/>
    <w:rsid w:val="00C95BFB"/>
    <w:rsid w:val="00C95FDF"/>
    <w:rsid w:val="00C96640"/>
    <w:rsid w:val="00C96E39"/>
    <w:rsid w:val="00C9734E"/>
    <w:rsid w:val="00C973C2"/>
    <w:rsid w:val="00C977C2"/>
    <w:rsid w:val="00C97810"/>
    <w:rsid w:val="00CA0789"/>
    <w:rsid w:val="00CA0E52"/>
    <w:rsid w:val="00CA109D"/>
    <w:rsid w:val="00CA10F5"/>
    <w:rsid w:val="00CA110C"/>
    <w:rsid w:val="00CA1418"/>
    <w:rsid w:val="00CA3245"/>
    <w:rsid w:val="00CA55D7"/>
    <w:rsid w:val="00CA57F8"/>
    <w:rsid w:val="00CA5F4C"/>
    <w:rsid w:val="00CA6066"/>
    <w:rsid w:val="00CA6825"/>
    <w:rsid w:val="00CA6EA8"/>
    <w:rsid w:val="00CA76A4"/>
    <w:rsid w:val="00CA7A17"/>
    <w:rsid w:val="00CA7BE8"/>
    <w:rsid w:val="00CA7E4D"/>
    <w:rsid w:val="00CB00AE"/>
    <w:rsid w:val="00CB00D1"/>
    <w:rsid w:val="00CB095D"/>
    <w:rsid w:val="00CB0F47"/>
    <w:rsid w:val="00CB10D1"/>
    <w:rsid w:val="00CB1989"/>
    <w:rsid w:val="00CB1A1F"/>
    <w:rsid w:val="00CB1B8C"/>
    <w:rsid w:val="00CB2158"/>
    <w:rsid w:val="00CB30AE"/>
    <w:rsid w:val="00CB3196"/>
    <w:rsid w:val="00CB3AA9"/>
    <w:rsid w:val="00CB471B"/>
    <w:rsid w:val="00CB4BA0"/>
    <w:rsid w:val="00CB5117"/>
    <w:rsid w:val="00CB5249"/>
    <w:rsid w:val="00CB567A"/>
    <w:rsid w:val="00CB5915"/>
    <w:rsid w:val="00CB5FB1"/>
    <w:rsid w:val="00CB6C62"/>
    <w:rsid w:val="00CB7D53"/>
    <w:rsid w:val="00CB7F80"/>
    <w:rsid w:val="00CC2119"/>
    <w:rsid w:val="00CC3051"/>
    <w:rsid w:val="00CC4844"/>
    <w:rsid w:val="00CC4FBC"/>
    <w:rsid w:val="00CC54E1"/>
    <w:rsid w:val="00CC5F83"/>
    <w:rsid w:val="00CC60A4"/>
    <w:rsid w:val="00CC641C"/>
    <w:rsid w:val="00CC6C4D"/>
    <w:rsid w:val="00CC70F0"/>
    <w:rsid w:val="00CC72CF"/>
    <w:rsid w:val="00CC738A"/>
    <w:rsid w:val="00CC7CF4"/>
    <w:rsid w:val="00CC7D62"/>
    <w:rsid w:val="00CC7E5A"/>
    <w:rsid w:val="00CD031D"/>
    <w:rsid w:val="00CD0AAC"/>
    <w:rsid w:val="00CD0C9F"/>
    <w:rsid w:val="00CD17A4"/>
    <w:rsid w:val="00CD254A"/>
    <w:rsid w:val="00CD2796"/>
    <w:rsid w:val="00CD2D43"/>
    <w:rsid w:val="00CD3234"/>
    <w:rsid w:val="00CD32EF"/>
    <w:rsid w:val="00CD38A9"/>
    <w:rsid w:val="00CD44F9"/>
    <w:rsid w:val="00CD4908"/>
    <w:rsid w:val="00CD4938"/>
    <w:rsid w:val="00CD6AD3"/>
    <w:rsid w:val="00CD73BD"/>
    <w:rsid w:val="00CD7413"/>
    <w:rsid w:val="00CD7882"/>
    <w:rsid w:val="00CD7B96"/>
    <w:rsid w:val="00CE08AD"/>
    <w:rsid w:val="00CE0E33"/>
    <w:rsid w:val="00CE0F20"/>
    <w:rsid w:val="00CE16B7"/>
    <w:rsid w:val="00CE1C8C"/>
    <w:rsid w:val="00CE1D7C"/>
    <w:rsid w:val="00CE221C"/>
    <w:rsid w:val="00CE25F2"/>
    <w:rsid w:val="00CE292F"/>
    <w:rsid w:val="00CE2C1E"/>
    <w:rsid w:val="00CE2D94"/>
    <w:rsid w:val="00CE333C"/>
    <w:rsid w:val="00CE3C44"/>
    <w:rsid w:val="00CE408A"/>
    <w:rsid w:val="00CE4665"/>
    <w:rsid w:val="00CE4D3D"/>
    <w:rsid w:val="00CE4D6E"/>
    <w:rsid w:val="00CE530A"/>
    <w:rsid w:val="00CE53BD"/>
    <w:rsid w:val="00CE5830"/>
    <w:rsid w:val="00CE5C07"/>
    <w:rsid w:val="00CE69EE"/>
    <w:rsid w:val="00CE74B6"/>
    <w:rsid w:val="00CF07B2"/>
    <w:rsid w:val="00CF1592"/>
    <w:rsid w:val="00CF1B85"/>
    <w:rsid w:val="00CF2143"/>
    <w:rsid w:val="00CF242A"/>
    <w:rsid w:val="00CF36D9"/>
    <w:rsid w:val="00CF3E9F"/>
    <w:rsid w:val="00CF4F62"/>
    <w:rsid w:val="00CF6415"/>
    <w:rsid w:val="00CF6A1C"/>
    <w:rsid w:val="00CF6B3E"/>
    <w:rsid w:val="00CF7935"/>
    <w:rsid w:val="00CF7B93"/>
    <w:rsid w:val="00D00F2A"/>
    <w:rsid w:val="00D01D3D"/>
    <w:rsid w:val="00D027B9"/>
    <w:rsid w:val="00D02FFD"/>
    <w:rsid w:val="00D034EE"/>
    <w:rsid w:val="00D0427B"/>
    <w:rsid w:val="00D04AF7"/>
    <w:rsid w:val="00D05097"/>
    <w:rsid w:val="00D05A19"/>
    <w:rsid w:val="00D0606F"/>
    <w:rsid w:val="00D06B24"/>
    <w:rsid w:val="00D06E95"/>
    <w:rsid w:val="00D070ED"/>
    <w:rsid w:val="00D072ED"/>
    <w:rsid w:val="00D077B5"/>
    <w:rsid w:val="00D077D1"/>
    <w:rsid w:val="00D079D5"/>
    <w:rsid w:val="00D104BA"/>
    <w:rsid w:val="00D105DE"/>
    <w:rsid w:val="00D10764"/>
    <w:rsid w:val="00D10DCF"/>
    <w:rsid w:val="00D10DFA"/>
    <w:rsid w:val="00D11840"/>
    <w:rsid w:val="00D11B2D"/>
    <w:rsid w:val="00D11B3D"/>
    <w:rsid w:val="00D12573"/>
    <w:rsid w:val="00D12A53"/>
    <w:rsid w:val="00D13467"/>
    <w:rsid w:val="00D13663"/>
    <w:rsid w:val="00D13800"/>
    <w:rsid w:val="00D139A0"/>
    <w:rsid w:val="00D14338"/>
    <w:rsid w:val="00D14513"/>
    <w:rsid w:val="00D14514"/>
    <w:rsid w:val="00D14F6F"/>
    <w:rsid w:val="00D15B3E"/>
    <w:rsid w:val="00D15B97"/>
    <w:rsid w:val="00D15BD7"/>
    <w:rsid w:val="00D161E2"/>
    <w:rsid w:val="00D1671B"/>
    <w:rsid w:val="00D16D9B"/>
    <w:rsid w:val="00D16FA9"/>
    <w:rsid w:val="00D17910"/>
    <w:rsid w:val="00D17BA2"/>
    <w:rsid w:val="00D20747"/>
    <w:rsid w:val="00D20D5E"/>
    <w:rsid w:val="00D216F4"/>
    <w:rsid w:val="00D219D8"/>
    <w:rsid w:val="00D21B9D"/>
    <w:rsid w:val="00D21F11"/>
    <w:rsid w:val="00D21F6B"/>
    <w:rsid w:val="00D225E4"/>
    <w:rsid w:val="00D2263C"/>
    <w:rsid w:val="00D22B9E"/>
    <w:rsid w:val="00D231E5"/>
    <w:rsid w:val="00D237BC"/>
    <w:rsid w:val="00D23919"/>
    <w:rsid w:val="00D24430"/>
    <w:rsid w:val="00D247D6"/>
    <w:rsid w:val="00D24BA6"/>
    <w:rsid w:val="00D25ADB"/>
    <w:rsid w:val="00D2654C"/>
    <w:rsid w:val="00D26A47"/>
    <w:rsid w:val="00D272E6"/>
    <w:rsid w:val="00D27358"/>
    <w:rsid w:val="00D27D28"/>
    <w:rsid w:val="00D304D9"/>
    <w:rsid w:val="00D312C1"/>
    <w:rsid w:val="00D315BD"/>
    <w:rsid w:val="00D318CF"/>
    <w:rsid w:val="00D318FE"/>
    <w:rsid w:val="00D31C30"/>
    <w:rsid w:val="00D31DC2"/>
    <w:rsid w:val="00D31E0E"/>
    <w:rsid w:val="00D32BE8"/>
    <w:rsid w:val="00D331B3"/>
    <w:rsid w:val="00D336FC"/>
    <w:rsid w:val="00D33739"/>
    <w:rsid w:val="00D342F7"/>
    <w:rsid w:val="00D349E6"/>
    <w:rsid w:val="00D35195"/>
    <w:rsid w:val="00D35B82"/>
    <w:rsid w:val="00D3629B"/>
    <w:rsid w:val="00D3651E"/>
    <w:rsid w:val="00D36769"/>
    <w:rsid w:val="00D376CB"/>
    <w:rsid w:val="00D37E3A"/>
    <w:rsid w:val="00D403B9"/>
    <w:rsid w:val="00D4119C"/>
    <w:rsid w:val="00D423C5"/>
    <w:rsid w:val="00D42558"/>
    <w:rsid w:val="00D429C2"/>
    <w:rsid w:val="00D42AF3"/>
    <w:rsid w:val="00D43681"/>
    <w:rsid w:val="00D439BC"/>
    <w:rsid w:val="00D44DE0"/>
    <w:rsid w:val="00D463CC"/>
    <w:rsid w:val="00D4703E"/>
    <w:rsid w:val="00D47206"/>
    <w:rsid w:val="00D4746A"/>
    <w:rsid w:val="00D47A3D"/>
    <w:rsid w:val="00D5063F"/>
    <w:rsid w:val="00D50B5F"/>
    <w:rsid w:val="00D50B6A"/>
    <w:rsid w:val="00D50B97"/>
    <w:rsid w:val="00D518E3"/>
    <w:rsid w:val="00D51C3F"/>
    <w:rsid w:val="00D521B5"/>
    <w:rsid w:val="00D521D6"/>
    <w:rsid w:val="00D52812"/>
    <w:rsid w:val="00D5290F"/>
    <w:rsid w:val="00D53350"/>
    <w:rsid w:val="00D5351E"/>
    <w:rsid w:val="00D5438D"/>
    <w:rsid w:val="00D543B8"/>
    <w:rsid w:val="00D548F8"/>
    <w:rsid w:val="00D5530F"/>
    <w:rsid w:val="00D55449"/>
    <w:rsid w:val="00D55502"/>
    <w:rsid w:val="00D55696"/>
    <w:rsid w:val="00D57423"/>
    <w:rsid w:val="00D57DA9"/>
    <w:rsid w:val="00D60DC3"/>
    <w:rsid w:val="00D613C5"/>
    <w:rsid w:val="00D61446"/>
    <w:rsid w:val="00D614A9"/>
    <w:rsid w:val="00D616E0"/>
    <w:rsid w:val="00D6254E"/>
    <w:rsid w:val="00D62D25"/>
    <w:rsid w:val="00D62F8D"/>
    <w:rsid w:val="00D634DF"/>
    <w:rsid w:val="00D63AE1"/>
    <w:rsid w:val="00D63E5F"/>
    <w:rsid w:val="00D642CE"/>
    <w:rsid w:val="00D64528"/>
    <w:rsid w:val="00D645D5"/>
    <w:rsid w:val="00D6517B"/>
    <w:rsid w:val="00D65247"/>
    <w:rsid w:val="00D66F5A"/>
    <w:rsid w:val="00D67484"/>
    <w:rsid w:val="00D67A58"/>
    <w:rsid w:val="00D67EFF"/>
    <w:rsid w:val="00D7045C"/>
    <w:rsid w:val="00D70F61"/>
    <w:rsid w:val="00D71069"/>
    <w:rsid w:val="00D71D4D"/>
    <w:rsid w:val="00D71D4E"/>
    <w:rsid w:val="00D71F90"/>
    <w:rsid w:val="00D7303C"/>
    <w:rsid w:val="00D73092"/>
    <w:rsid w:val="00D73128"/>
    <w:rsid w:val="00D73230"/>
    <w:rsid w:val="00D7328A"/>
    <w:rsid w:val="00D73537"/>
    <w:rsid w:val="00D73961"/>
    <w:rsid w:val="00D73FB0"/>
    <w:rsid w:val="00D743FC"/>
    <w:rsid w:val="00D74E85"/>
    <w:rsid w:val="00D75631"/>
    <w:rsid w:val="00D75AB9"/>
    <w:rsid w:val="00D75DF8"/>
    <w:rsid w:val="00D766DE"/>
    <w:rsid w:val="00D7689D"/>
    <w:rsid w:val="00D76C6C"/>
    <w:rsid w:val="00D76DDB"/>
    <w:rsid w:val="00D76FF6"/>
    <w:rsid w:val="00D77496"/>
    <w:rsid w:val="00D77B41"/>
    <w:rsid w:val="00D77D96"/>
    <w:rsid w:val="00D80301"/>
    <w:rsid w:val="00D806D0"/>
    <w:rsid w:val="00D80726"/>
    <w:rsid w:val="00D80D0C"/>
    <w:rsid w:val="00D81F8F"/>
    <w:rsid w:val="00D82299"/>
    <w:rsid w:val="00D82A36"/>
    <w:rsid w:val="00D8337C"/>
    <w:rsid w:val="00D83810"/>
    <w:rsid w:val="00D84AA1"/>
    <w:rsid w:val="00D852A9"/>
    <w:rsid w:val="00D853A3"/>
    <w:rsid w:val="00D85A6B"/>
    <w:rsid w:val="00D86149"/>
    <w:rsid w:val="00D865B9"/>
    <w:rsid w:val="00D86650"/>
    <w:rsid w:val="00D8715C"/>
    <w:rsid w:val="00D87B7A"/>
    <w:rsid w:val="00D91022"/>
    <w:rsid w:val="00D91216"/>
    <w:rsid w:val="00D91521"/>
    <w:rsid w:val="00D9161D"/>
    <w:rsid w:val="00D91F65"/>
    <w:rsid w:val="00D924E5"/>
    <w:rsid w:val="00D92765"/>
    <w:rsid w:val="00D92E57"/>
    <w:rsid w:val="00D939D1"/>
    <w:rsid w:val="00D94202"/>
    <w:rsid w:val="00D9477B"/>
    <w:rsid w:val="00D94C6D"/>
    <w:rsid w:val="00D95333"/>
    <w:rsid w:val="00D953E3"/>
    <w:rsid w:val="00D96DF4"/>
    <w:rsid w:val="00D9777F"/>
    <w:rsid w:val="00DA0AD1"/>
    <w:rsid w:val="00DA0B09"/>
    <w:rsid w:val="00DA0EDB"/>
    <w:rsid w:val="00DA153C"/>
    <w:rsid w:val="00DA1586"/>
    <w:rsid w:val="00DA1A7C"/>
    <w:rsid w:val="00DA1C79"/>
    <w:rsid w:val="00DA1E58"/>
    <w:rsid w:val="00DA203E"/>
    <w:rsid w:val="00DA2074"/>
    <w:rsid w:val="00DA267F"/>
    <w:rsid w:val="00DA2A8A"/>
    <w:rsid w:val="00DA400D"/>
    <w:rsid w:val="00DA4421"/>
    <w:rsid w:val="00DA4964"/>
    <w:rsid w:val="00DA52C7"/>
    <w:rsid w:val="00DA5E64"/>
    <w:rsid w:val="00DA6C83"/>
    <w:rsid w:val="00DA736C"/>
    <w:rsid w:val="00DA74FB"/>
    <w:rsid w:val="00DA7739"/>
    <w:rsid w:val="00DA7895"/>
    <w:rsid w:val="00DA7BEA"/>
    <w:rsid w:val="00DA7FB3"/>
    <w:rsid w:val="00DB03D8"/>
    <w:rsid w:val="00DB0981"/>
    <w:rsid w:val="00DB0D60"/>
    <w:rsid w:val="00DB1061"/>
    <w:rsid w:val="00DB107A"/>
    <w:rsid w:val="00DB10AF"/>
    <w:rsid w:val="00DB1B63"/>
    <w:rsid w:val="00DB1F27"/>
    <w:rsid w:val="00DB2197"/>
    <w:rsid w:val="00DB2624"/>
    <w:rsid w:val="00DB48B6"/>
    <w:rsid w:val="00DB4C74"/>
    <w:rsid w:val="00DB4F84"/>
    <w:rsid w:val="00DB5029"/>
    <w:rsid w:val="00DB53D6"/>
    <w:rsid w:val="00DB5712"/>
    <w:rsid w:val="00DB5B3F"/>
    <w:rsid w:val="00DB60F3"/>
    <w:rsid w:val="00DB744B"/>
    <w:rsid w:val="00DC0765"/>
    <w:rsid w:val="00DC0E38"/>
    <w:rsid w:val="00DC14C0"/>
    <w:rsid w:val="00DC16DD"/>
    <w:rsid w:val="00DC191F"/>
    <w:rsid w:val="00DC1C61"/>
    <w:rsid w:val="00DC231C"/>
    <w:rsid w:val="00DC25D5"/>
    <w:rsid w:val="00DC2FEA"/>
    <w:rsid w:val="00DC374B"/>
    <w:rsid w:val="00DC4F12"/>
    <w:rsid w:val="00DC4F34"/>
    <w:rsid w:val="00DC562C"/>
    <w:rsid w:val="00DC5671"/>
    <w:rsid w:val="00DC585E"/>
    <w:rsid w:val="00DC5E1D"/>
    <w:rsid w:val="00DC5E47"/>
    <w:rsid w:val="00DC6DC4"/>
    <w:rsid w:val="00DC6DDB"/>
    <w:rsid w:val="00DC6FF3"/>
    <w:rsid w:val="00DC7763"/>
    <w:rsid w:val="00DC7F57"/>
    <w:rsid w:val="00DD08EA"/>
    <w:rsid w:val="00DD0992"/>
    <w:rsid w:val="00DD1EBC"/>
    <w:rsid w:val="00DD21EC"/>
    <w:rsid w:val="00DD24AF"/>
    <w:rsid w:val="00DD31B9"/>
    <w:rsid w:val="00DD3257"/>
    <w:rsid w:val="00DD390B"/>
    <w:rsid w:val="00DD3AD6"/>
    <w:rsid w:val="00DD3BB4"/>
    <w:rsid w:val="00DD46E4"/>
    <w:rsid w:val="00DD5023"/>
    <w:rsid w:val="00DD5337"/>
    <w:rsid w:val="00DD55FB"/>
    <w:rsid w:val="00DD56CD"/>
    <w:rsid w:val="00DD5982"/>
    <w:rsid w:val="00DD6035"/>
    <w:rsid w:val="00DD6F92"/>
    <w:rsid w:val="00DD71D2"/>
    <w:rsid w:val="00DD74B5"/>
    <w:rsid w:val="00DD77FC"/>
    <w:rsid w:val="00DD7919"/>
    <w:rsid w:val="00DD7E52"/>
    <w:rsid w:val="00DE00FA"/>
    <w:rsid w:val="00DE01A6"/>
    <w:rsid w:val="00DE0613"/>
    <w:rsid w:val="00DE0AD2"/>
    <w:rsid w:val="00DE0C94"/>
    <w:rsid w:val="00DE0D0F"/>
    <w:rsid w:val="00DE0DA9"/>
    <w:rsid w:val="00DE1C9C"/>
    <w:rsid w:val="00DE26A4"/>
    <w:rsid w:val="00DE2D40"/>
    <w:rsid w:val="00DE2EAD"/>
    <w:rsid w:val="00DE3274"/>
    <w:rsid w:val="00DE344E"/>
    <w:rsid w:val="00DE396F"/>
    <w:rsid w:val="00DE3DB9"/>
    <w:rsid w:val="00DE4005"/>
    <w:rsid w:val="00DE4488"/>
    <w:rsid w:val="00DE482D"/>
    <w:rsid w:val="00DE4B1E"/>
    <w:rsid w:val="00DE50CA"/>
    <w:rsid w:val="00DE52C6"/>
    <w:rsid w:val="00DE541B"/>
    <w:rsid w:val="00DE55AA"/>
    <w:rsid w:val="00DE5950"/>
    <w:rsid w:val="00DE5E0B"/>
    <w:rsid w:val="00DE6820"/>
    <w:rsid w:val="00DE6C61"/>
    <w:rsid w:val="00DE719F"/>
    <w:rsid w:val="00DE746C"/>
    <w:rsid w:val="00DE7476"/>
    <w:rsid w:val="00DE75B1"/>
    <w:rsid w:val="00DE7D18"/>
    <w:rsid w:val="00DF0131"/>
    <w:rsid w:val="00DF04F7"/>
    <w:rsid w:val="00DF0F74"/>
    <w:rsid w:val="00DF142F"/>
    <w:rsid w:val="00DF23ED"/>
    <w:rsid w:val="00DF2833"/>
    <w:rsid w:val="00DF2BC9"/>
    <w:rsid w:val="00DF2FFC"/>
    <w:rsid w:val="00DF42AE"/>
    <w:rsid w:val="00DF4422"/>
    <w:rsid w:val="00DF594A"/>
    <w:rsid w:val="00DF5AE8"/>
    <w:rsid w:val="00DF5B7B"/>
    <w:rsid w:val="00DF5C0F"/>
    <w:rsid w:val="00DF61D0"/>
    <w:rsid w:val="00DF67FD"/>
    <w:rsid w:val="00DF6810"/>
    <w:rsid w:val="00DF724B"/>
    <w:rsid w:val="00DF7717"/>
    <w:rsid w:val="00DF7A0C"/>
    <w:rsid w:val="00DF7AB9"/>
    <w:rsid w:val="00E0010C"/>
    <w:rsid w:val="00E00130"/>
    <w:rsid w:val="00E005DF"/>
    <w:rsid w:val="00E00E0B"/>
    <w:rsid w:val="00E01049"/>
    <w:rsid w:val="00E014AE"/>
    <w:rsid w:val="00E01D0D"/>
    <w:rsid w:val="00E0225A"/>
    <w:rsid w:val="00E026EA"/>
    <w:rsid w:val="00E03349"/>
    <w:rsid w:val="00E03AB8"/>
    <w:rsid w:val="00E046FA"/>
    <w:rsid w:val="00E04AA4"/>
    <w:rsid w:val="00E0526F"/>
    <w:rsid w:val="00E05BFF"/>
    <w:rsid w:val="00E06588"/>
    <w:rsid w:val="00E07387"/>
    <w:rsid w:val="00E073F5"/>
    <w:rsid w:val="00E0764C"/>
    <w:rsid w:val="00E07BD8"/>
    <w:rsid w:val="00E10B34"/>
    <w:rsid w:val="00E10CAF"/>
    <w:rsid w:val="00E10EEA"/>
    <w:rsid w:val="00E111CF"/>
    <w:rsid w:val="00E11638"/>
    <w:rsid w:val="00E116B8"/>
    <w:rsid w:val="00E11744"/>
    <w:rsid w:val="00E11A95"/>
    <w:rsid w:val="00E12417"/>
    <w:rsid w:val="00E12EBF"/>
    <w:rsid w:val="00E13347"/>
    <w:rsid w:val="00E13D2D"/>
    <w:rsid w:val="00E14276"/>
    <w:rsid w:val="00E14814"/>
    <w:rsid w:val="00E15488"/>
    <w:rsid w:val="00E15FA6"/>
    <w:rsid w:val="00E16239"/>
    <w:rsid w:val="00E17AD7"/>
    <w:rsid w:val="00E17E09"/>
    <w:rsid w:val="00E20075"/>
    <w:rsid w:val="00E20499"/>
    <w:rsid w:val="00E20570"/>
    <w:rsid w:val="00E21C8D"/>
    <w:rsid w:val="00E21CB0"/>
    <w:rsid w:val="00E229A7"/>
    <w:rsid w:val="00E22EDC"/>
    <w:rsid w:val="00E23206"/>
    <w:rsid w:val="00E23779"/>
    <w:rsid w:val="00E239CD"/>
    <w:rsid w:val="00E23A7D"/>
    <w:rsid w:val="00E23B0A"/>
    <w:rsid w:val="00E24CF5"/>
    <w:rsid w:val="00E24FF0"/>
    <w:rsid w:val="00E253DF"/>
    <w:rsid w:val="00E25486"/>
    <w:rsid w:val="00E25A39"/>
    <w:rsid w:val="00E26230"/>
    <w:rsid w:val="00E268F1"/>
    <w:rsid w:val="00E26C74"/>
    <w:rsid w:val="00E27718"/>
    <w:rsid w:val="00E27CD6"/>
    <w:rsid w:val="00E30C67"/>
    <w:rsid w:val="00E3104B"/>
    <w:rsid w:val="00E31194"/>
    <w:rsid w:val="00E31954"/>
    <w:rsid w:val="00E31BC9"/>
    <w:rsid w:val="00E3203B"/>
    <w:rsid w:val="00E323BF"/>
    <w:rsid w:val="00E3250D"/>
    <w:rsid w:val="00E32599"/>
    <w:rsid w:val="00E32A8E"/>
    <w:rsid w:val="00E33203"/>
    <w:rsid w:val="00E3323B"/>
    <w:rsid w:val="00E333C8"/>
    <w:rsid w:val="00E33BA9"/>
    <w:rsid w:val="00E33C06"/>
    <w:rsid w:val="00E33D01"/>
    <w:rsid w:val="00E3437A"/>
    <w:rsid w:val="00E358F7"/>
    <w:rsid w:val="00E35E9C"/>
    <w:rsid w:val="00E37376"/>
    <w:rsid w:val="00E37B75"/>
    <w:rsid w:val="00E37C2A"/>
    <w:rsid w:val="00E40420"/>
    <w:rsid w:val="00E41977"/>
    <w:rsid w:val="00E42CAC"/>
    <w:rsid w:val="00E42F2E"/>
    <w:rsid w:val="00E42F65"/>
    <w:rsid w:val="00E43076"/>
    <w:rsid w:val="00E43089"/>
    <w:rsid w:val="00E43841"/>
    <w:rsid w:val="00E438EC"/>
    <w:rsid w:val="00E43BB7"/>
    <w:rsid w:val="00E43EF7"/>
    <w:rsid w:val="00E44B92"/>
    <w:rsid w:val="00E45146"/>
    <w:rsid w:val="00E453B1"/>
    <w:rsid w:val="00E4553D"/>
    <w:rsid w:val="00E4588C"/>
    <w:rsid w:val="00E45E70"/>
    <w:rsid w:val="00E46215"/>
    <w:rsid w:val="00E464D1"/>
    <w:rsid w:val="00E465B7"/>
    <w:rsid w:val="00E468C0"/>
    <w:rsid w:val="00E46EF1"/>
    <w:rsid w:val="00E471B6"/>
    <w:rsid w:val="00E473CD"/>
    <w:rsid w:val="00E474CD"/>
    <w:rsid w:val="00E47D99"/>
    <w:rsid w:val="00E5020A"/>
    <w:rsid w:val="00E5052B"/>
    <w:rsid w:val="00E50959"/>
    <w:rsid w:val="00E509C8"/>
    <w:rsid w:val="00E50B0D"/>
    <w:rsid w:val="00E50BF3"/>
    <w:rsid w:val="00E50CEE"/>
    <w:rsid w:val="00E51447"/>
    <w:rsid w:val="00E51665"/>
    <w:rsid w:val="00E5198D"/>
    <w:rsid w:val="00E51CC7"/>
    <w:rsid w:val="00E52519"/>
    <w:rsid w:val="00E52A2F"/>
    <w:rsid w:val="00E531A3"/>
    <w:rsid w:val="00E53558"/>
    <w:rsid w:val="00E5359C"/>
    <w:rsid w:val="00E537F1"/>
    <w:rsid w:val="00E539F4"/>
    <w:rsid w:val="00E5424E"/>
    <w:rsid w:val="00E542B9"/>
    <w:rsid w:val="00E5469E"/>
    <w:rsid w:val="00E54D2B"/>
    <w:rsid w:val="00E54F98"/>
    <w:rsid w:val="00E55256"/>
    <w:rsid w:val="00E55286"/>
    <w:rsid w:val="00E55394"/>
    <w:rsid w:val="00E5668F"/>
    <w:rsid w:val="00E56844"/>
    <w:rsid w:val="00E5722C"/>
    <w:rsid w:val="00E57397"/>
    <w:rsid w:val="00E57D24"/>
    <w:rsid w:val="00E601A5"/>
    <w:rsid w:val="00E6077B"/>
    <w:rsid w:val="00E609D0"/>
    <w:rsid w:val="00E60DB5"/>
    <w:rsid w:val="00E61C98"/>
    <w:rsid w:val="00E620B8"/>
    <w:rsid w:val="00E633C4"/>
    <w:rsid w:val="00E6455A"/>
    <w:rsid w:val="00E6471D"/>
    <w:rsid w:val="00E64C72"/>
    <w:rsid w:val="00E64C92"/>
    <w:rsid w:val="00E64D2D"/>
    <w:rsid w:val="00E65ED7"/>
    <w:rsid w:val="00E66053"/>
    <w:rsid w:val="00E660F8"/>
    <w:rsid w:val="00E666D9"/>
    <w:rsid w:val="00E6672D"/>
    <w:rsid w:val="00E6677D"/>
    <w:rsid w:val="00E66C18"/>
    <w:rsid w:val="00E6752A"/>
    <w:rsid w:val="00E675BF"/>
    <w:rsid w:val="00E676B3"/>
    <w:rsid w:val="00E677F8"/>
    <w:rsid w:val="00E67E08"/>
    <w:rsid w:val="00E7045C"/>
    <w:rsid w:val="00E70E63"/>
    <w:rsid w:val="00E71070"/>
    <w:rsid w:val="00E72018"/>
    <w:rsid w:val="00E7245A"/>
    <w:rsid w:val="00E7257A"/>
    <w:rsid w:val="00E72710"/>
    <w:rsid w:val="00E727AA"/>
    <w:rsid w:val="00E72841"/>
    <w:rsid w:val="00E72DA2"/>
    <w:rsid w:val="00E7303C"/>
    <w:rsid w:val="00E73EB0"/>
    <w:rsid w:val="00E74CE9"/>
    <w:rsid w:val="00E74DF1"/>
    <w:rsid w:val="00E75096"/>
    <w:rsid w:val="00E7543F"/>
    <w:rsid w:val="00E75828"/>
    <w:rsid w:val="00E75ACB"/>
    <w:rsid w:val="00E75B8A"/>
    <w:rsid w:val="00E763C5"/>
    <w:rsid w:val="00E763E5"/>
    <w:rsid w:val="00E7667D"/>
    <w:rsid w:val="00E7691D"/>
    <w:rsid w:val="00E76FD0"/>
    <w:rsid w:val="00E80C5E"/>
    <w:rsid w:val="00E80F09"/>
    <w:rsid w:val="00E81DF7"/>
    <w:rsid w:val="00E82330"/>
    <w:rsid w:val="00E8274D"/>
    <w:rsid w:val="00E8288C"/>
    <w:rsid w:val="00E8325C"/>
    <w:rsid w:val="00E837C0"/>
    <w:rsid w:val="00E838C4"/>
    <w:rsid w:val="00E83A24"/>
    <w:rsid w:val="00E850D6"/>
    <w:rsid w:val="00E87D45"/>
    <w:rsid w:val="00E90399"/>
    <w:rsid w:val="00E90F01"/>
    <w:rsid w:val="00E918AB"/>
    <w:rsid w:val="00E92224"/>
    <w:rsid w:val="00E922F2"/>
    <w:rsid w:val="00E9296D"/>
    <w:rsid w:val="00E92E65"/>
    <w:rsid w:val="00E93422"/>
    <w:rsid w:val="00E94332"/>
    <w:rsid w:val="00E94337"/>
    <w:rsid w:val="00E9451F"/>
    <w:rsid w:val="00E94F77"/>
    <w:rsid w:val="00E9531B"/>
    <w:rsid w:val="00E95CA8"/>
    <w:rsid w:val="00E9605F"/>
    <w:rsid w:val="00E96498"/>
    <w:rsid w:val="00E96A0D"/>
    <w:rsid w:val="00E96D10"/>
    <w:rsid w:val="00E974CA"/>
    <w:rsid w:val="00E97A04"/>
    <w:rsid w:val="00E97D8E"/>
    <w:rsid w:val="00EA08D8"/>
    <w:rsid w:val="00EA2359"/>
    <w:rsid w:val="00EA25F2"/>
    <w:rsid w:val="00EA2766"/>
    <w:rsid w:val="00EA3397"/>
    <w:rsid w:val="00EA3733"/>
    <w:rsid w:val="00EA402B"/>
    <w:rsid w:val="00EA45EB"/>
    <w:rsid w:val="00EA48DB"/>
    <w:rsid w:val="00EA559A"/>
    <w:rsid w:val="00EA5686"/>
    <w:rsid w:val="00EA5F1D"/>
    <w:rsid w:val="00EA6886"/>
    <w:rsid w:val="00EA6F07"/>
    <w:rsid w:val="00EA7527"/>
    <w:rsid w:val="00EA7C54"/>
    <w:rsid w:val="00EA7EAA"/>
    <w:rsid w:val="00EB071D"/>
    <w:rsid w:val="00EB0CA5"/>
    <w:rsid w:val="00EB0F00"/>
    <w:rsid w:val="00EB1E89"/>
    <w:rsid w:val="00EB250D"/>
    <w:rsid w:val="00EB2B0C"/>
    <w:rsid w:val="00EB325A"/>
    <w:rsid w:val="00EB3913"/>
    <w:rsid w:val="00EB39B3"/>
    <w:rsid w:val="00EB3E86"/>
    <w:rsid w:val="00EB4103"/>
    <w:rsid w:val="00EB437B"/>
    <w:rsid w:val="00EB46E2"/>
    <w:rsid w:val="00EB4DCB"/>
    <w:rsid w:val="00EB5020"/>
    <w:rsid w:val="00EB534E"/>
    <w:rsid w:val="00EB5571"/>
    <w:rsid w:val="00EB5C5C"/>
    <w:rsid w:val="00EB6287"/>
    <w:rsid w:val="00EB6521"/>
    <w:rsid w:val="00EB671E"/>
    <w:rsid w:val="00EB69D4"/>
    <w:rsid w:val="00EB6EB7"/>
    <w:rsid w:val="00EB7611"/>
    <w:rsid w:val="00EC0778"/>
    <w:rsid w:val="00EC1140"/>
    <w:rsid w:val="00EC1603"/>
    <w:rsid w:val="00EC19FE"/>
    <w:rsid w:val="00EC1D31"/>
    <w:rsid w:val="00EC20A1"/>
    <w:rsid w:val="00EC245B"/>
    <w:rsid w:val="00EC2AB0"/>
    <w:rsid w:val="00EC2B8A"/>
    <w:rsid w:val="00EC2EA7"/>
    <w:rsid w:val="00EC39A4"/>
    <w:rsid w:val="00EC3BEC"/>
    <w:rsid w:val="00EC3D41"/>
    <w:rsid w:val="00EC3F0F"/>
    <w:rsid w:val="00EC401D"/>
    <w:rsid w:val="00EC4247"/>
    <w:rsid w:val="00EC482A"/>
    <w:rsid w:val="00EC4C4A"/>
    <w:rsid w:val="00EC5195"/>
    <w:rsid w:val="00EC5E83"/>
    <w:rsid w:val="00EC6BB9"/>
    <w:rsid w:val="00EC6D6C"/>
    <w:rsid w:val="00EC7350"/>
    <w:rsid w:val="00ED02F0"/>
    <w:rsid w:val="00ED0531"/>
    <w:rsid w:val="00ED1386"/>
    <w:rsid w:val="00ED176B"/>
    <w:rsid w:val="00ED2852"/>
    <w:rsid w:val="00ED2994"/>
    <w:rsid w:val="00ED319F"/>
    <w:rsid w:val="00ED36A9"/>
    <w:rsid w:val="00ED3A58"/>
    <w:rsid w:val="00ED3B38"/>
    <w:rsid w:val="00ED51E1"/>
    <w:rsid w:val="00ED52A4"/>
    <w:rsid w:val="00ED5ABA"/>
    <w:rsid w:val="00ED7187"/>
    <w:rsid w:val="00ED7987"/>
    <w:rsid w:val="00ED7C2E"/>
    <w:rsid w:val="00EE1DF1"/>
    <w:rsid w:val="00EE2082"/>
    <w:rsid w:val="00EE20C1"/>
    <w:rsid w:val="00EE2710"/>
    <w:rsid w:val="00EE27D9"/>
    <w:rsid w:val="00EE2FC9"/>
    <w:rsid w:val="00EE499A"/>
    <w:rsid w:val="00EE4A97"/>
    <w:rsid w:val="00EE4F86"/>
    <w:rsid w:val="00EE6043"/>
    <w:rsid w:val="00EE6691"/>
    <w:rsid w:val="00EE6CDA"/>
    <w:rsid w:val="00EE7810"/>
    <w:rsid w:val="00EE7A92"/>
    <w:rsid w:val="00EF02D7"/>
    <w:rsid w:val="00EF0AE7"/>
    <w:rsid w:val="00EF0BC6"/>
    <w:rsid w:val="00EF0EAA"/>
    <w:rsid w:val="00EF1165"/>
    <w:rsid w:val="00EF14F7"/>
    <w:rsid w:val="00EF1884"/>
    <w:rsid w:val="00EF2160"/>
    <w:rsid w:val="00EF2761"/>
    <w:rsid w:val="00EF27A6"/>
    <w:rsid w:val="00EF27C2"/>
    <w:rsid w:val="00EF306E"/>
    <w:rsid w:val="00EF41E3"/>
    <w:rsid w:val="00EF51D8"/>
    <w:rsid w:val="00EF6D8F"/>
    <w:rsid w:val="00EF6DB7"/>
    <w:rsid w:val="00EF79EE"/>
    <w:rsid w:val="00F0024A"/>
    <w:rsid w:val="00F005FA"/>
    <w:rsid w:val="00F00ECB"/>
    <w:rsid w:val="00F00F5E"/>
    <w:rsid w:val="00F01F42"/>
    <w:rsid w:val="00F021E5"/>
    <w:rsid w:val="00F02724"/>
    <w:rsid w:val="00F034C0"/>
    <w:rsid w:val="00F04787"/>
    <w:rsid w:val="00F05DF6"/>
    <w:rsid w:val="00F0632B"/>
    <w:rsid w:val="00F06991"/>
    <w:rsid w:val="00F069B5"/>
    <w:rsid w:val="00F06AF8"/>
    <w:rsid w:val="00F06EF2"/>
    <w:rsid w:val="00F07B64"/>
    <w:rsid w:val="00F07BDF"/>
    <w:rsid w:val="00F10DF2"/>
    <w:rsid w:val="00F11BD3"/>
    <w:rsid w:val="00F11FA0"/>
    <w:rsid w:val="00F12754"/>
    <w:rsid w:val="00F13398"/>
    <w:rsid w:val="00F13CA9"/>
    <w:rsid w:val="00F14B78"/>
    <w:rsid w:val="00F14B95"/>
    <w:rsid w:val="00F14D98"/>
    <w:rsid w:val="00F14FAA"/>
    <w:rsid w:val="00F15394"/>
    <w:rsid w:val="00F1548F"/>
    <w:rsid w:val="00F15BE6"/>
    <w:rsid w:val="00F1624E"/>
    <w:rsid w:val="00F163DF"/>
    <w:rsid w:val="00F16480"/>
    <w:rsid w:val="00F166E4"/>
    <w:rsid w:val="00F1798B"/>
    <w:rsid w:val="00F200BC"/>
    <w:rsid w:val="00F20EBA"/>
    <w:rsid w:val="00F213E7"/>
    <w:rsid w:val="00F21562"/>
    <w:rsid w:val="00F2198E"/>
    <w:rsid w:val="00F219EB"/>
    <w:rsid w:val="00F21CAF"/>
    <w:rsid w:val="00F21D47"/>
    <w:rsid w:val="00F221F8"/>
    <w:rsid w:val="00F23787"/>
    <w:rsid w:val="00F23DD5"/>
    <w:rsid w:val="00F23EA4"/>
    <w:rsid w:val="00F24950"/>
    <w:rsid w:val="00F25083"/>
    <w:rsid w:val="00F2557D"/>
    <w:rsid w:val="00F25A34"/>
    <w:rsid w:val="00F25B72"/>
    <w:rsid w:val="00F25B98"/>
    <w:rsid w:val="00F25F54"/>
    <w:rsid w:val="00F26323"/>
    <w:rsid w:val="00F26465"/>
    <w:rsid w:val="00F2662D"/>
    <w:rsid w:val="00F26DE5"/>
    <w:rsid w:val="00F27218"/>
    <w:rsid w:val="00F273D4"/>
    <w:rsid w:val="00F309A8"/>
    <w:rsid w:val="00F30F68"/>
    <w:rsid w:val="00F313D7"/>
    <w:rsid w:val="00F31471"/>
    <w:rsid w:val="00F317A4"/>
    <w:rsid w:val="00F31809"/>
    <w:rsid w:val="00F31E57"/>
    <w:rsid w:val="00F32A41"/>
    <w:rsid w:val="00F32C05"/>
    <w:rsid w:val="00F32EF7"/>
    <w:rsid w:val="00F3341F"/>
    <w:rsid w:val="00F34E04"/>
    <w:rsid w:val="00F35081"/>
    <w:rsid w:val="00F3545A"/>
    <w:rsid w:val="00F3550C"/>
    <w:rsid w:val="00F35771"/>
    <w:rsid w:val="00F35A88"/>
    <w:rsid w:val="00F36496"/>
    <w:rsid w:val="00F3671E"/>
    <w:rsid w:val="00F36943"/>
    <w:rsid w:val="00F379FC"/>
    <w:rsid w:val="00F40895"/>
    <w:rsid w:val="00F41C93"/>
    <w:rsid w:val="00F41F1E"/>
    <w:rsid w:val="00F42B00"/>
    <w:rsid w:val="00F43332"/>
    <w:rsid w:val="00F439AD"/>
    <w:rsid w:val="00F44AD8"/>
    <w:rsid w:val="00F44FBE"/>
    <w:rsid w:val="00F45225"/>
    <w:rsid w:val="00F4559F"/>
    <w:rsid w:val="00F45643"/>
    <w:rsid w:val="00F45B28"/>
    <w:rsid w:val="00F46458"/>
    <w:rsid w:val="00F466A2"/>
    <w:rsid w:val="00F46716"/>
    <w:rsid w:val="00F46D91"/>
    <w:rsid w:val="00F46FFA"/>
    <w:rsid w:val="00F47656"/>
    <w:rsid w:val="00F47EEA"/>
    <w:rsid w:val="00F50D2C"/>
    <w:rsid w:val="00F5129D"/>
    <w:rsid w:val="00F51E3E"/>
    <w:rsid w:val="00F538A2"/>
    <w:rsid w:val="00F53ED4"/>
    <w:rsid w:val="00F53F97"/>
    <w:rsid w:val="00F54072"/>
    <w:rsid w:val="00F54B94"/>
    <w:rsid w:val="00F553DD"/>
    <w:rsid w:val="00F557BB"/>
    <w:rsid w:val="00F55B79"/>
    <w:rsid w:val="00F55BEF"/>
    <w:rsid w:val="00F5673D"/>
    <w:rsid w:val="00F56CE7"/>
    <w:rsid w:val="00F56D8C"/>
    <w:rsid w:val="00F56ED9"/>
    <w:rsid w:val="00F577D4"/>
    <w:rsid w:val="00F57EA5"/>
    <w:rsid w:val="00F6031D"/>
    <w:rsid w:val="00F60A4D"/>
    <w:rsid w:val="00F60F76"/>
    <w:rsid w:val="00F610E3"/>
    <w:rsid w:val="00F61177"/>
    <w:rsid w:val="00F61517"/>
    <w:rsid w:val="00F61E44"/>
    <w:rsid w:val="00F62082"/>
    <w:rsid w:val="00F62227"/>
    <w:rsid w:val="00F6259D"/>
    <w:rsid w:val="00F63E71"/>
    <w:rsid w:val="00F643E6"/>
    <w:rsid w:val="00F6442B"/>
    <w:rsid w:val="00F64AF9"/>
    <w:rsid w:val="00F65326"/>
    <w:rsid w:val="00F668B5"/>
    <w:rsid w:val="00F676E4"/>
    <w:rsid w:val="00F67828"/>
    <w:rsid w:val="00F67A9E"/>
    <w:rsid w:val="00F70011"/>
    <w:rsid w:val="00F702BF"/>
    <w:rsid w:val="00F70BD1"/>
    <w:rsid w:val="00F717D6"/>
    <w:rsid w:val="00F71C90"/>
    <w:rsid w:val="00F71DE2"/>
    <w:rsid w:val="00F72050"/>
    <w:rsid w:val="00F724C9"/>
    <w:rsid w:val="00F736C4"/>
    <w:rsid w:val="00F73A18"/>
    <w:rsid w:val="00F73BDD"/>
    <w:rsid w:val="00F73D13"/>
    <w:rsid w:val="00F74465"/>
    <w:rsid w:val="00F746CA"/>
    <w:rsid w:val="00F74BD6"/>
    <w:rsid w:val="00F75CD9"/>
    <w:rsid w:val="00F75DEA"/>
    <w:rsid w:val="00F75E52"/>
    <w:rsid w:val="00F76A48"/>
    <w:rsid w:val="00F77365"/>
    <w:rsid w:val="00F77B02"/>
    <w:rsid w:val="00F77BAB"/>
    <w:rsid w:val="00F77E6A"/>
    <w:rsid w:val="00F77FE6"/>
    <w:rsid w:val="00F80314"/>
    <w:rsid w:val="00F80385"/>
    <w:rsid w:val="00F80857"/>
    <w:rsid w:val="00F80918"/>
    <w:rsid w:val="00F80B6D"/>
    <w:rsid w:val="00F82363"/>
    <w:rsid w:val="00F824DC"/>
    <w:rsid w:val="00F82621"/>
    <w:rsid w:val="00F83215"/>
    <w:rsid w:val="00F83C25"/>
    <w:rsid w:val="00F83D04"/>
    <w:rsid w:val="00F844A3"/>
    <w:rsid w:val="00F84879"/>
    <w:rsid w:val="00F84AF9"/>
    <w:rsid w:val="00F8519D"/>
    <w:rsid w:val="00F85F32"/>
    <w:rsid w:val="00F862CF"/>
    <w:rsid w:val="00F8642B"/>
    <w:rsid w:val="00F8755F"/>
    <w:rsid w:val="00F87605"/>
    <w:rsid w:val="00F87F63"/>
    <w:rsid w:val="00F90058"/>
    <w:rsid w:val="00F903CA"/>
    <w:rsid w:val="00F903FA"/>
    <w:rsid w:val="00F917CB"/>
    <w:rsid w:val="00F918D9"/>
    <w:rsid w:val="00F91F2E"/>
    <w:rsid w:val="00F9200B"/>
    <w:rsid w:val="00F92098"/>
    <w:rsid w:val="00F929A1"/>
    <w:rsid w:val="00F92BB1"/>
    <w:rsid w:val="00F93A24"/>
    <w:rsid w:val="00F94BD5"/>
    <w:rsid w:val="00F954CC"/>
    <w:rsid w:val="00F9560B"/>
    <w:rsid w:val="00F975DC"/>
    <w:rsid w:val="00FA0CF5"/>
    <w:rsid w:val="00FA0EA3"/>
    <w:rsid w:val="00FA10CF"/>
    <w:rsid w:val="00FA13FE"/>
    <w:rsid w:val="00FA1DD2"/>
    <w:rsid w:val="00FA22D9"/>
    <w:rsid w:val="00FA2652"/>
    <w:rsid w:val="00FA2DA0"/>
    <w:rsid w:val="00FA45B9"/>
    <w:rsid w:val="00FA4FAD"/>
    <w:rsid w:val="00FA50AA"/>
    <w:rsid w:val="00FA5194"/>
    <w:rsid w:val="00FA5C3A"/>
    <w:rsid w:val="00FA684E"/>
    <w:rsid w:val="00FA68AA"/>
    <w:rsid w:val="00FA6FE6"/>
    <w:rsid w:val="00FA7B35"/>
    <w:rsid w:val="00FB051A"/>
    <w:rsid w:val="00FB0BAE"/>
    <w:rsid w:val="00FB0C4C"/>
    <w:rsid w:val="00FB0C88"/>
    <w:rsid w:val="00FB1D9F"/>
    <w:rsid w:val="00FB22A8"/>
    <w:rsid w:val="00FB299D"/>
    <w:rsid w:val="00FB2FC9"/>
    <w:rsid w:val="00FB39FA"/>
    <w:rsid w:val="00FB456A"/>
    <w:rsid w:val="00FB4987"/>
    <w:rsid w:val="00FB4FE7"/>
    <w:rsid w:val="00FB5B93"/>
    <w:rsid w:val="00FB5BDE"/>
    <w:rsid w:val="00FB646B"/>
    <w:rsid w:val="00FB6533"/>
    <w:rsid w:val="00FB6797"/>
    <w:rsid w:val="00FB707F"/>
    <w:rsid w:val="00FB76AA"/>
    <w:rsid w:val="00FC00C5"/>
    <w:rsid w:val="00FC0175"/>
    <w:rsid w:val="00FC042E"/>
    <w:rsid w:val="00FC04B6"/>
    <w:rsid w:val="00FC0D85"/>
    <w:rsid w:val="00FC170C"/>
    <w:rsid w:val="00FC19D0"/>
    <w:rsid w:val="00FC1BAF"/>
    <w:rsid w:val="00FC243E"/>
    <w:rsid w:val="00FC264B"/>
    <w:rsid w:val="00FC31AC"/>
    <w:rsid w:val="00FC3255"/>
    <w:rsid w:val="00FC34CC"/>
    <w:rsid w:val="00FC37D0"/>
    <w:rsid w:val="00FC42C5"/>
    <w:rsid w:val="00FC4438"/>
    <w:rsid w:val="00FC4FCA"/>
    <w:rsid w:val="00FC531E"/>
    <w:rsid w:val="00FC6657"/>
    <w:rsid w:val="00FC66A1"/>
    <w:rsid w:val="00FC71AC"/>
    <w:rsid w:val="00FC7BDC"/>
    <w:rsid w:val="00FD064A"/>
    <w:rsid w:val="00FD0973"/>
    <w:rsid w:val="00FD145C"/>
    <w:rsid w:val="00FD286E"/>
    <w:rsid w:val="00FD28BB"/>
    <w:rsid w:val="00FD2FB6"/>
    <w:rsid w:val="00FD3B53"/>
    <w:rsid w:val="00FD4342"/>
    <w:rsid w:val="00FD43F4"/>
    <w:rsid w:val="00FD459F"/>
    <w:rsid w:val="00FD5599"/>
    <w:rsid w:val="00FD610A"/>
    <w:rsid w:val="00FD62BF"/>
    <w:rsid w:val="00FD697D"/>
    <w:rsid w:val="00FD6E2D"/>
    <w:rsid w:val="00FD6F8A"/>
    <w:rsid w:val="00FD7025"/>
    <w:rsid w:val="00FD7784"/>
    <w:rsid w:val="00FE13DA"/>
    <w:rsid w:val="00FE23AF"/>
    <w:rsid w:val="00FE290E"/>
    <w:rsid w:val="00FE2FB2"/>
    <w:rsid w:val="00FE322B"/>
    <w:rsid w:val="00FE402A"/>
    <w:rsid w:val="00FE4920"/>
    <w:rsid w:val="00FE499E"/>
    <w:rsid w:val="00FE59DC"/>
    <w:rsid w:val="00FE6B28"/>
    <w:rsid w:val="00FE6E46"/>
    <w:rsid w:val="00FE6F02"/>
    <w:rsid w:val="00FE7669"/>
    <w:rsid w:val="00FE7DD3"/>
    <w:rsid w:val="00FF126E"/>
    <w:rsid w:val="00FF1359"/>
    <w:rsid w:val="00FF2086"/>
    <w:rsid w:val="00FF21C9"/>
    <w:rsid w:val="00FF29C3"/>
    <w:rsid w:val="00FF2B0D"/>
    <w:rsid w:val="00FF2F0A"/>
    <w:rsid w:val="00FF36AD"/>
    <w:rsid w:val="00FF3F26"/>
    <w:rsid w:val="00FF405D"/>
    <w:rsid w:val="00FF436D"/>
    <w:rsid w:val="00FF4BD1"/>
    <w:rsid w:val="00FF5249"/>
    <w:rsid w:val="00FF5D7A"/>
    <w:rsid w:val="00FF6B3B"/>
    <w:rsid w:val="00FF6F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1BFEC9"/>
  <w15:docId w15:val="{1B7F2021-BB86-4922-BDE4-854D45728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6FF0"/>
  </w:style>
  <w:style w:type="paragraph" w:styleId="Heading1">
    <w:name w:val="heading 1"/>
    <w:basedOn w:val="Normal"/>
    <w:next w:val="Normal"/>
    <w:link w:val="Heading1Char"/>
    <w:uiPriority w:val="9"/>
    <w:qFormat/>
    <w:rsid w:val="00771BC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D354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6640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1791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BC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D354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66402"/>
    <w:rPr>
      <w:rFonts w:asciiTheme="majorHAnsi" w:eastAsiaTheme="majorEastAsia" w:hAnsiTheme="majorHAnsi" w:cstheme="majorBidi"/>
      <w:b/>
      <w:bCs/>
      <w:color w:val="4F81BD" w:themeColor="accent1"/>
    </w:rPr>
  </w:style>
  <w:style w:type="paragraph" w:styleId="ListParagraph">
    <w:name w:val="List Paragraph"/>
    <w:aliases w:val="YC Bulet,Bullet List,FooterText,List Paragraph1,List Paragraph Char Char,b1,Number_1,SGLText List Paragraph,Colorful List - Accent 11,ListPar1,new,List Paragraph2,List Paragraph11,List NaufParagraph,Numbered Indented Text,Equipment,normal"/>
    <w:basedOn w:val="Normal"/>
    <w:link w:val="ListParagraphChar"/>
    <w:uiPriority w:val="34"/>
    <w:qFormat/>
    <w:rsid w:val="00A54354"/>
    <w:pPr>
      <w:ind w:left="720"/>
      <w:contextualSpacing/>
    </w:pPr>
  </w:style>
  <w:style w:type="paragraph" w:customStyle="1" w:styleId="Default">
    <w:name w:val="Default"/>
    <w:rsid w:val="0034037B"/>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4C1A3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rsid w:val="004C1A35"/>
    <w:pPr>
      <w:spacing w:line="240" w:lineRule="auto"/>
    </w:pPr>
    <w:rPr>
      <w:sz w:val="20"/>
      <w:szCs w:val="20"/>
    </w:rPr>
  </w:style>
  <w:style w:type="character" w:customStyle="1" w:styleId="CommentTextChar">
    <w:name w:val="Comment Text Char"/>
    <w:basedOn w:val="DefaultParagraphFont"/>
    <w:link w:val="CommentText"/>
    <w:uiPriority w:val="99"/>
    <w:semiHidden/>
    <w:rsid w:val="004C1A35"/>
    <w:rPr>
      <w:sz w:val="20"/>
      <w:szCs w:val="20"/>
    </w:rPr>
  </w:style>
  <w:style w:type="paragraph" w:styleId="BalloonText">
    <w:name w:val="Balloon Text"/>
    <w:basedOn w:val="Normal"/>
    <w:link w:val="BalloonTextChar"/>
    <w:uiPriority w:val="99"/>
    <w:semiHidden/>
    <w:unhideWhenUsed/>
    <w:rsid w:val="002A7A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7AC2"/>
    <w:rPr>
      <w:rFonts w:ascii="Tahoma" w:hAnsi="Tahoma" w:cs="Tahoma"/>
      <w:sz w:val="16"/>
      <w:szCs w:val="16"/>
    </w:rPr>
  </w:style>
  <w:style w:type="paragraph" w:styleId="Header">
    <w:name w:val="header"/>
    <w:basedOn w:val="Normal"/>
    <w:link w:val="HeaderChar"/>
    <w:uiPriority w:val="99"/>
    <w:unhideWhenUsed/>
    <w:rsid w:val="00717214"/>
    <w:pPr>
      <w:tabs>
        <w:tab w:val="center" w:pos="4320"/>
        <w:tab w:val="right" w:pos="8640"/>
      </w:tabs>
      <w:spacing w:after="0" w:line="240" w:lineRule="auto"/>
    </w:pPr>
  </w:style>
  <w:style w:type="character" w:customStyle="1" w:styleId="HeaderChar">
    <w:name w:val="Header Char"/>
    <w:basedOn w:val="DefaultParagraphFont"/>
    <w:link w:val="Header"/>
    <w:uiPriority w:val="99"/>
    <w:rsid w:val="00717214"/>
  </w:style>
  <w:style w:type="paragraph" w:styleId="Footer">
    <w:name w:val="footer"/>
    <w:basedOn w:val="Normal"/>
    <w:link w:val="FooterChar"/>
    <w:unhideWhenUsed/>
    <w:rsid w:val="00717214"/>
    <w:pPr>
      <w:tabs>
        <w:tab w:val="center" w:pos="4320"/>
        <w:tab w:val="right" w:pos="8640"/>
      </w:tabs>
      <w:spacing w:after="0" w:line="240" w:lineRule="auto"/>
    </w:pPr>
  </w:style>
  <w:style w:type="character" w:customStyle="1" w:styleId="FooterChar">
    <w:name w:val="Footer Char"/>
    <w:basedOn w:val="DefaultParagraphFont"/>
    <w:link w:val="Footer"/>
    <w:rsid w:val="00717214"/>
  </w:style>
  <w:style w:type="character" w:styleId="PageNumber">
    <w:name w:val="page number"/>
    <w:basedOn w:val="DefaultParagraphFont"/>
    <w:rsid w:val="00A27A76"/>
  </w:style>
  <w:style w:type="paragraph" w:styleId="Title">
    <w:name w:val="Title"/>
    <w:basedOn w:val="Normal"/>
    <w:link w:val="TitleChar"/>
    <w:qFormat/>
    <w:rsid w:val="00834023"/>
    <w:pPr>
      <w:spacing w:after="0" w:line="240" w:lineRule="auto"/>
      <w:ind w:left="561"/>
      <w:jc w:val="center"/>
    </w:pPr>
    <w:rPr>
      <w:rFonts w:ascii="Times New Roman" w:eastAsia="Times New Roman" w:hAnsi="Times New Roman" w:cs="Arial"/>
      <w:b/>
      <w:sz w:val="44"/>
      <w:szCs w:val="44"/>
    </w:rPr>
  </w:style>
  <w:style w:type="character" w:customStyle="1" w:styleId="TitleChar">
    <w:name w:val="Title Char"/>
    <w:basedOn w:val="DefaultParagraphFont"/>
    <w:link w:val="Title"/>
    <w:rsid w:val="00834023"/>
    <w:rPr>
      <w:rFonts w:ascii="Times New Roman" w:eastAsia="Times New Roman" w:hAnsi="Times New Roman" w:cs="Arial"/>
      <w:b/>
      <w:sz w:val="44"/>
      <w:szCs w:val="44"/>
    </w:rPr>
  </w:style>
  <w:style w:type="paragraph" w:styleId="TOCHeading">
    <w:name w:val="TOC Heading"/>
    <w:basedOn w:val="Heading1"/>
    <w:next w:val="Normal"/>
    <w:uiPriority w:val="39"/>
    <w:semiHidden/>
    <w:unhideWhenUsed/>
    <w:qFormat/>
    <w:rsid w:val="004765EF"/>
    <w:pPr>
      <w:outlineLvl w:val="9"/>
    </w:pPr>
  </w:style>
  <w:style w:type="paragraph" w:styleId="TOC1">
    <w:name w:val="toc 1"/>
    <w:basedOn w:val="Normal"/>
    <w:next w:val="Normal"/>
    <w:autoRedefine/>
    <w:uiPriority w:val="39"/>
    <w:unhideWhenUsed/>
    <w:rsid w:val="0032545F"/>
    <w:pPr>
      <w:tabs>
        <w:tab w:val="right" w:leader="dot" w:pos="12950"/>
      </w:tabs>
      <w:spacing w:after="100"/>
    </w:pPr>
    <w:rPr>
      <w:rFonts w:cstheme="minorHAnsi"/>
      <w:b/>
      <w:bCs/>
      <w:noProof/>
    </w:rPr>
  </w:style>
  <w:style w:type="paragraph" w:styleId="TOC2">
    <w:name w:val="toc 2"/>
    <w:basedOn w:val="Normal"/>
    <w:next w:val="Normal"/>
    <w:autoRedefine/>
    <w:uiPriority w:val="39"/>
    <w:unhideWhenUsed/>
    <w:rsid w:val="004765EF"/>
    <w:pPr>
      <w:spacing w:after="100"/>
      <w:ind w:left="220"/>
    </w:pPr>
  </w:style>
  <w:style w:type="character" w:styleId="Hyperlink">
    <w:name w:val="Hyperlink"/>
    <w:basedOn w:val="DefaultParagraphFont"/>
    <w:uiPriority w:val="99"/>
    <w:unhideWhenUsed/>
    <w:rsid w:val="004765EF"/>
    <w:rPr>
      <w:color w:val="0000FF" w:themeColor="hyperlink"/>
      <w:u w:val="single"/>
    </w:rPr>
  </w:style>
  <w:style w:type="paragraph" w:customStyle="1" w:styleId="BodyText2">
    <w:name w:val="BodyText2"/>
    <w:basedOn w:val="BodyText"/>
    <w:link w:val="BodyText2Char2"/>
    <w:autoRedefine/>
    <w:uiPriority w:val="99"/>
    <w:rsid w:val="00342060"/>
    <w:pPr>
      <w:spacing w:before="60" w:after="60" w:line="240" w:lineRule="auto"/>
      <w:ind w:left="6" w:hanging="6"/>
    </w:pPr>
    <w:rPr>
      <w:rFonts w:eastAsia="Times New Roman" w:cstheme="minorHAnsi"/>
      <w:szCs w:val="28"/>
    </w:rPr>
  </w:style>
  <w:style w:type="paragraph" w:styleId="BodyText">
    <w:name w:val="Body Text"/>
    <w:basedOn w:val="Normal"/>
    <w:link w:val="BodyTextChar"/>
    <w:uiPriority w:val="99"/>
    <w:semiHidden/>
    <w:unhideWhenUsed/>
    <w:rsid w:val="00D86650"/>
    <w:pPr>
      <w:spacing w:after="120"/>
    </w:pPr>
  </w:style>
  <w:style w:type="character" w:customStyle="1" w:styleId="BodyTextChar">
    <w:name w:val="Body Text Char"/>
    <w:basedOn w:val="DefaultParagraphFont"/>
    <w:link w:val="BodyText"/>
    <w:uiPriority w:val="99"/>
    <w:semiHidden/>
    <w:rsid w:val="00D86650"/>
  </w:style>
  <w:style w:type="paragraph" w:customStyle="1" w:styleId="TableColumnLabels">
    <w:name w:val="Table Column Labels"/>
    <w:basedOn w:val="BodyText"/>
    <w:rsid w:val="00D86650"/>
    <w:pPr>
      <w:spacing w:before="60" w:after="60" w:line="240" w:lineRule="auto"/>
      <w:jc w:val="both"/>
    </w:pPr>
    <w:rPr>
      <w:rFonts w:ascii="Arial Bold" w:eastAsia="Times New Roman" w:hAnsi="Arial Bold" w:cs="Times New Roman"/>
      <w:b/>
      <w:bCs/>
      <w:color w:val="FFFFFF"/>
      <w:sz w:val="20"/>
      <w:szCs w:val="24"/>
    </w:rPr>
  </w:style>
  <w:style w:type="paragraph" w:customStyle="1" w:styleId="Tablecontent">
    <w:name w:val="Table content"/>
    <w:basedOn w:val="BodyText"/>
    <w:link w:val="TablecontentChar"/>
    <w:qFormat/>
    <w:rsid w:val="00D86650"/>
    <w:pPr>
      <w:spacing w:before="120" w:after="0" w:line="240" w:lineRule="auto"/>
    </w:pPr>
    <w:rPr>
      <w:rFonts w:ascii="Arial" w:eastAsia="Times New Roman" w:hAnsi="Arial" w:cs="Times New Roman"/>
      <w:sz w:val="18"/>
      <w:szCs w:val="24"/>
    </w:rPr>
  </w:style>
  <w:style w:type="paragraph" w:customStyle="1" w:styleId="Code">
    <w:name w:val="Code"/>
    <w:basedOn w:val="BodyText"/>
    <w:rsid w:val="00D86650"/>
    <w:pPr>
      <w:spacing w:before="60" w:after="60" w:line="240" w:lineRule="auto"/>
      <w:ind w:left="1080"/>
      <w:jc w:val="both"/>
    </w:pPr>
    <w:rPr>
      <w:rFonts w:ascii="Courier New" w:eastAsia="Times New Roman" w:hAnsi="Courier New" w:cs="Times New Roman"/>
      <w:sz w:val="20"/>
      <w:szCs w:val="24"/>
    </w:rPr>
  </w:style>
  <w:style w:type="paragraph" w:customStyle="1" w:styleId="Head">
    <w:name w:val="Head"/>
    <w:basedOn w:val="Normal"/>
    <w:rsid w:val="00D86650"/>
    <w:pPr>
      <w:spacing w:after="0" w:line="240" w:lineRule="auto"/>
    </w:pPr>
    <w:rPr>
      <w:rFonts w:ascii="Arial" w:eastAsia="Times New Roman" w:hAnsi="Arial" w:cs="Times New Roman"/>
      <w:b/>
      <w:bCs/>
      <w:spacing w:val="-5"/>
      <w:sz w:val="20"/>
      <w:szCs w:val="20"/>
    </w:rPr>
  </w:style>
  <w:style w:type="paragraph" w:customStyle="1" w:styleId="Heading">
    <w:name w:val="Heading"/>
    <w:basedOn w:val="BodyText2"/>
    <w:next w:val="BodyText2"/>
    <w:autoRedefine/>
    <w:rsid w:val="00D86650"/>
    <w:pPr>
      <w:spacing w:before="120" w:line="360" w:lineRule="auto"/>
    </w:pPr>
    <w:rPr>
      <w:rFonts w:cs="Arial"/>
      <w:b/>
      <w:bCs/>
      <w:szCs w:val="22"/>
      <w:u w:val="single"/>
    </w:rPr>
  </w:style>
  <w:style w:type="paragraph" w:styleId="BodyText20">
    <w:name w:val="Body Text 2"/>
    <w:basedOn w:val="Normal"/>
    <w:link w:val="BodyText2Char"/>
    <w:semiHidden/>
    <w:rsid w:val="00D86650"/>
    <w:pPr>
      <w:spacing w:after="0" w:line="240" w:lineRule="auto"/>
    </w:pPr>
    <w:rPr>
      <w:rFonts w:ascii="Arial Narrow" w:eastAsia="Times New Roman" w:hAnsi="Arial Narrow" w:cs="Times New Roman"/>
      <w:b/>
      <w:bCs/>
      <w:color w:val="FFFFFF"/>
      <w:sz w:val="24"/>
      <w:szCs w:val="24"/>
    </w:rPr>
  </w:style>
  <w:style w:type="character" w:customStyle="1" w:styleId="BodyText2Char">
    <w:name w:val="Body Text 2 Char"/>
    <w:basedOn w:val="DefaultParagraphFont"/>
    <w:link w:val="BodyText20"/>
    <w:semiHidden/>
    <w:rsid w:val="00D86650"/>
    <w:rPr>
      <w:rFonts w:ascii="Arial Narrow" w:eastAsia="Times New Roman" w:hAnsi="Arial Narrow" w:cs="Times New Roman"/>
      <w:b/>
      <w:bCs/>
      <w:color w:val="FFFFFF"/>
      <w:sz w:val="24"/>
      <w:szCs w:val="24"/>
    </w:rPr>
  </w:style>
  <w:style w:type="paragraph" w:customStyle="1" w:styleId="code0">
    <w:name w:val="code"/>
    <w:basedOn w:val="Normal"/>
    <w:rsid w:val="00D86650"/>
    <w:pPr>
      <w:spacing w:before="100" w:beforeAutospacing="1" w:after="100" w:afterAutospacing="1" w:line="240" w:lineRule="auto"/>
    </w:pPr>
    <w:rPr>
      <w:rFonts w:ascii="Arial Unicode MS" w:eastAsia="Arial Unicode MS" w:hAnsi="Arial Unicode MS" w:cs="Arial Unicode MS"/>
      <w:sz w:val="24"/>
      <w:szCs w:val="24"/>
    </w:rPr>
  </w:style>
  <w:style w:type="character" w:styleId="Strong">
    <w:name w:val="Strong"/>
    <w:basedOn w:val="DefaultParagraphFont"/>
    <w:qFormat/>
    <w:rsid w:val="00D86650"/>
    <w:rPr>
      <w:b/>
      <w:bCs/>
    </w:rPr>
  </w:style>
  <w:style w:type="paragraph" w:styleId="NoteHeading">
    <w:name w:val="Note Heading"/>
    <w:basedOn w:val="Normal"/>
    <w:next w:val="BodyText2"/>
    <w:link w:val="NoteHeadingChar"/>
    <w:autoRedefine/>
    <w:semiHidden/>
    <w:rsid w:val="009270A5"/>
    <w:pPr>
      <w:spacing w:after="0" w:line="240" w:lineRule="auto"/>
      <w:jc w:val="both"/>
    </w:pPr>
    <w:rPr>
      <w:rFonts w:ascii="Arial Narrow" w:eastAsia="Arial Unicode MS" w:hAnsi="Arial Narrow" w:cs="Times New Roman"/>
      <w:b/>
      <w:color w:val="000000"/>
      <w:sz w:val="20"/>
      <w:szCs w:val="24"/>
    </w:rPr>
  </w:style>
  <w:style w:type="character" w:customStyle="1" w:styleId="NoteHeadingChar">
    <w:name w:val="Note Heading Char"/>
    <w:basedOn w:val="DefaultParagraphFont"/>
    <w:link w:val="NoteHeading"/>
    <w:semiHidden/>
    <w:rsid w:val="009270A5"/>
    <w:rPr>
      <w:rFonts w:ascii="Arial Narrow" w:eastAsia="Arial Unicode MS" w:hAnsi="Arial Narrow" w:cs="Times New Roman"/>
      <w:b/>
      <w:color w:val="000000"/>
      <w:sz w:val="20"/>
      <w:szCs w:val="24"/>
    </w:rPr>
  </w:style>
  <w:style w:type="paragraph" w:customStyle="1" w:styleId="TableListBullet1">
    <w:name w:val="Table List Bullet 1"/>
    <w:basedOn w:val="Normal"/>
    <w:rsid w:val="00166402"/>
    <w:pPr>
      <w:numPr>
        <w:numId w:val="1"/>
      </w:numPr>
      <w:spacing w:before="120" w:after="0" w:line="240" w:lineRule="auto"/>
    </w:pPr>
    <w:rPr>
      <w:rFonts w:ascii="Arial" w:eastAsia="Times New Roman" w:hAnsi="Arial" w:cs="Times New Roman"/>
      <w:sz w:val="18"/>
      <w:szCs w:val="24"/>
    </w:rPr>
  </w:style>
  <w:style w:type="character" w:styleId="CommentReference">
    <w:name w:val="annotation reference"/>
    <w:basedOn w:val="DefaultParagraphFont"/>
    <w:uiPriority w:val="99"/>
    <w:semiHidden/>
    <w:unhideWhenUsed/>
    <w:rsid w:val="00660D41"/>
    <w:rPr>
      <w:sz w:val="16"/>
      <w:szCs w:val="16"/>
    </w:rPr>
  </w:style>
  <w:style w:type="paragraph" w:styleId="CommentSubject">
    <w:name w:val="annotation subject"/>
    <w:basedOn w:val="CommentText"/>
    <w:next w:val="CommentText"/>
    <w:link w:val="CommentSubjectChar"/>
    <w:uiPriority w:val="99"/>
    <w:semiHidden/>
    <w:unhideWhenUsed/>
    <w:rsid w:val="00660D41"/>
    <w:rPr>
      <w:b/>
      <w:bCs/>
    </w:rPr>
  </w:style>
  <w:style w:type="character" w:customStyle="1" w:styleId="CommentSubjectChar">
    <w:name w:val="Comment Subject Char"/>
    <w:basedOn w:val="CommentTextChar"/>
    <w:link w:val="CommentSubject"/>
    <w:uiPriority w:val="99"/>
    <w:semiHidden/>
    <w:rsid w:val="00660D41"/>
    <w:rPr>
      <w:b/>
      <w:bCs/>
      <w:sz w:val="20"/>
      <w:szCs w:val="20"/>
    </w:rPr>
  </w:style>
  <w:style w:type="paragraph" w:styleId="Revision">
    <w:name w:val="Revision"/>
    <w:hidden/>
    <w:uiPriority w:val="99"/>
    <w:semiHidden/>
    <w:rsid w:val="00C70879"/>
    <w:pPr>
      <w:spacing w:after="0" w:line="240" w:lineRule="auto"/>
    </w:pPr>
  </w:style>
  <w:style w:type="table" w:styleId="LightShading">
    <w:name w:val="Light Shading"/>
    <w:basedOn w:val="TableNormal"/>
    <w:uiPriority w:val="60"/>
    <w:rsid w:val="001423F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OC3">
    <w:name w:val="toc 3"/>
    <w:basedOn w:val="Normal"/>
    <w:next w:val="Normal"/>
    <w:autoRedefine/>
    <w:uiPriority w:val="39"/>
    <w:unhideWhenUsed/>
    <w:rsid w:val="00D71D4D"/>
    <w:pPr>
      <w:spacing w:after="100"/>
      <w:ind w:left="440"/>
    </w:pPr>
  </w:style>
  <w:style w:type="table" w:styleId="LightShading-Accent1">
    <w:name w:val="Light Shading Accent 1"/>
    <w:basedOn w:val="TableNormal"/>
    <w:uiPriority w:val="60"/>
    <w:rsid w:val="0023783E"/>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TablecontentChar">
    <w:name w:val="Table content Char"/>
    <w:basedOn w:val="DefaultParagraphFont"/>
    <w:link w:val="Tablecontent"/>
    <w:uiPriority w:val="99"/>
    <w:rsid w:val="00214609"/>
    <w:rPr>
      <w:rFonts w:ascii="Arial" w:eastAsia="Times New Roman" w:hAnsi="Arial" w:cs="Times New Roman"/>
      <w:sz w:val="18"/>
      <w:szCs w:val="24"/>
    </w:rPr>
  </w:style>
  <w:style w:type="paragraph" w:customStyle="1" w:styleId="Number1">
    <w:name w:val="Number1"/>
    <w:basedOn w:val="BodyText2"/>
    <w:qFormat/>
    <w:rsid w:val="00FD6E2D"/>
    <w:pPr>
      <w:tabs>
        <w:tab w:val="num" w:pos="1008"/>
      </w:tabs>
      <w:ind w:left="1008" w:hanging="360"/>
      <w:jc w:val="both"/>
    </w:pPr>
  </w:style>
  <w:style w:type="paragraph" w:customStyle="1" w:styleId="Number2">
    <w:name w:val="Number2"/>
    <w:basedOn w:val="BodyText2"/>
    <w:qFormat/>
    <w:rsid w:val="00FD6E2D"/>
    <w:pPr>
      <w:tabs>
        <w:tab w:val="num" w:pos="1440"/>
      </w:tabs>
      <w:ind w:left="1440" w:hanging="360"/>
      <w:jc w:val="both"/>
    </w:pPr>
  </w:style>
  <w:style w:type="paragraph" w:customStyle="1" w:styleId="Number3">
    <w:name w:val="Number3"/>
    <w:basedOn w:val="BodyText2"/>
    <w:qFormat/>
    <w:rsid w:val="00FD6E2D"/>
    <w:pPr>
      <w:ind w:left="2232" w:hanging="360"/>
      <w:jc w:val="both"/>
    </w:pPr>
  </w:style>
  <w:style w:type="character" w:customStyle="1" w:styleId="BodyText2Char2">
    <w:name w:val="BodyText2 Char2"/>
    <w:basedOn w:val="DefaultParagraphFont"/>
    <w:link w:val="BodyText2"/>
    <w:uiPriority w:val="99"/>
    <w:locked/>
    <w:rsid w:val="00342060"/>
    <w:rPr>
      <w:rFonts w:eastAsia="Times New Roman" w:cstheme="minorHAnsi"/>
      <w:szCs w:val="28"/>
    </w:rPr>
  </w:style>
  <w:style w:type="character" w:styleId="FollowedHyperlink">
    <w:name w:val="FollowedHyperlink"/>
    <w:basedOn w:val="DefaultParagraphFont"/>
    <w:uiPriority w:val="99"/>
    <w:semiHidden/>
    <w:unhideWhenUsed/>
    <w:rsid w:val="004F664E"/>
    <w:rPr>
      <w:color w:val="800080"/>
      <w:u w:val="single"/>
    </w:rPr>
  </w:style>
  <w:style w:type="paragraph" w:customStyle="1" w:styleId="font5">
    <w:name w:val="font5"/>
    <w:basedOn w:val="Normal"/>
    <w:rsid w:val="004F664E"/>
    <w:pPr>
      <w:spacing w:before="100" w:beforeAutospacing="1" w:after="100" w:afterAutospacing="1" w:line="240" w:lineRule="auto"/>
    </w:pPr>
    <w:rPr>
      <w:rFonts w:ascii="Calibri" w:eastAsia="Times New Roman" w:hAnsi="Calibri" w:cs="Calibri"/>
      <w:color w:val="000000"/>
      <w:sz w:val="20"/>
      <w:szCs w:val="20"/>
    </w:rPr>
  </w:style>
  <w:style w:type="paragraph" w:customStyle="1" w:styleId="font6">
    <w:name w:val="font6"/>
    <w:basedOn w:val="Normal"/>
    <w:rsid w:val="004F664E"/>
    <w:pPr>
      <w:spacing w:before="100" w:beforeAutospacing="1" w:after="100" w:afterAutospacing="1" w:line="240" w:lineRule="auto"/>
    </w:pPr>
    <w:rPr>
      <w:rFonts w:ascii="Calibri" w:eastAsia="Times New Roman" w:hAnsi="Calibri" w:cs="Calibri"/>
      <w:color w:val="FF0000"/>
      <w:sz w:val="20"/>
      <w:szCs w:val="20"/>
    </w:rPr>
  </w:style>
  <w:style w:type="paragraph" w:customStyle="1" w:styleId="xl65">
    <w:name w:val="xl65"/>
    <w:basedOn w:val="Normal"/>
    <w:rsid w:val="004F664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6">
    <w:name w:val="xl66"/>
    <w:basedOn w:val="Normal"/>
    <w:rsid w:val="004F664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7">
    <w:name w:val="xl67"/>
    <w:basedOn w:val="Normal"/>
    <w:rsid w:val="004F664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68">
    <w:name w:val="xl68"/>
    <w:basedOn w:val="Normal"/>
    <w:rsid w:val="004F664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9">
    <w:name w:val="xl69"/>
    <w:basedOn w:val="Normal"/>
    <w:rsid w:val="004F664E"/>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70">
    <w:name w:val="xl70"/>
    <w:basedOn w:val="Normal"/>
    <w:rsid w:val="004F664E"/>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71">
    <w:name w:val="xl71"/>
    <w:basedOn w:val="Normal"/>
    <w:rsid w:val="004F664E"/>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table" w:styleId="GridTable1Light-Accent1">
    <w:name w:val="Grid Table 1 Light Accent 1"/>
    <w:basedOn w:val="TableNormal"/>
    <w:uiPriority w:val="46"/>
    <w:rsid w:val="008F3969"/>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E3119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8269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856D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1">
    <w:name w:val="Table Grid1"/>
    <w:basedOn w:val="TableNormal"/>
    <w:next w:val="TableGrid"/>
    <w:uiPriority w:val="59"/>
    <w:rsid w:val="00E116B8"/>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next w:val="TableGrid"/>
    <w:uiPriority w:val="59"/>
    <w:rsid w:val="00E116B8"/>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2">
    <w:name w:val="Table Grid2"/>
    <w:basedOn w:val="TableNormal"/>
    <w:next w:val="TableGrid"/>
    <w:uiPriority w:val="59"/>
    <w:rsid w:val="00E116B8"/>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3">
    <w:name w:val="Table Grid3"/>
    <w:basedOn w:val="TableNormal"/>
    <w:next w:val="TableGrid"/>
    <w:uiPriority w:val="59"/>
    <w:rsid w:val="00E116B8"/>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dTable1Light-Accent11">
    <w:name w:val="Grid Table 1 Light - Accent 11"/>
    <w:basedOn w:val="TableNormal"/>
    <w:next w:val="GridTable1Light-Accent1"/>
    <w:uiPriority w:val="46"/>
    <w:rsid w:val="0049208B"/>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rsid w:val="00D17910"/>
    <w:rPr>
      <w:rFonts w:asciiTheme="majorHAnsi" w:eastAsiaTheme="majorEastAsia" w:hAnsiTheme="majorHAnsi" w:cstheme="majorBidi"/>
      <w:i/>
      <w:iCs/>
      <w:color w:val="365F91" w:themeColor="accent1" w:themeShade="BF"/>
    </w:rPr>
  </w:style>
  <w:style w:type="table" w:customStyle="1" w:styleId="GridTable1Light-Accent111">
    <w:name w:val="Grid Table 1 Light - Accent 111"/>
    <w:basedOn w:val="TableNormal"/>
    <w:uiPriority w:val="46"/>
    <w:rsid w:val="008F69B4"/>
    <w:pPr>
      <w:spacing w:after="0" w:line="240" w:lineRule="auto"/>
    </w:p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GridTable1Light-Accent12">
    <w:name w:val="Grid Table 1 Light - Accent 12"/>
    <w:basedOn w:val="TableNormal"/>
    <w:next w:val="GridTable1Light-Accent11"/>
    <w:uiPriority w:val="46"/>
    <w:rsid w:val="008F69B4"/>
    <w:pPr>
      <w:spacing w:after="0" w:line="240" w:lineRule="auto"/>
    </w:p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632711"/>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13">
    <w:name w:val="Grid Table 1 Light - Accent 13"/>
    <w:basedOn w:val="TableNormal"/>
    <w:next w:val="TableNormal"/>
    <w:uiPriority w:val="46"/>
    <w:rsid w:val="0064230C"/>
    <w:pPr>
      <w:spacing w:after="0" w:line="240" w:lineRule="auto"/>
    </w:p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GridTable1Light-Accent112">
    <w:name w:val="Grid Table 1 Light - Accent 112"/>
    <w:basedOn w:val="TableNormal"/>
    <w:uiPriority w:val="46"/>
    <w:rsid w:val="00A673E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16">
    <w:name w:val="Grid Table 1 Light - Accent 16"/>
    <w:basedOn w:val="TableNormal"/>
    <w:next w:val="TableNormal"/>
    <w:uiPriority w:val="46"/>
    <w:rsid w:val="00595505"/>
    <w:pPr>
      <w:spacing w:after="0" w:line="240" w:lineRule="auto"/>
    </w:p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character" w:customStyle="1" w:styleId="ListParagraphChar">
    <w:name w:val="List Paragraph Char"/>
    <w:aliases w:val="YC Bulet Char,Bullet List Char,FooterText Char,List Paragraph1 Char,List Paragraph Char Char Char,b1 Char,Number_1 Char,SGLText List Paragraph Char,Colorful List - Accent 11 Char,ListPar1 Char,new Char,List Paragraph2 Char"/>
    <w:link w:val="ListParagraph"/>
    <w:uiPriority w:val="34"/>
    <w:qFormat/>
    <w:locked/>
    <w:rsid w:val="007A6052"/>
  </w:style>
  <w:style w:type="paragraph" w:styleId="PlainText">
    <w:name w:val="Plain Text"/>
    <w:basedOn w:val="Normal"/>
    <w:link w:val="PlainTextChar"/>
    <w:uiPriority w:val="99"/>
    <w:unhideWhenUsed/>
    <w:rsid w:val="00E76FD0"/>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E76FD0"/>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850">
      <w:bodyDiv w:val="1"/>
      <w:marLeft w:val="0"/>
      <w:marRight w:val="0"/>
      <w:marTop w:val="0"/>
      <w:marBottom w:val="0"/>
      <w:divBdr>
        <w:top w:val="none" w:sz="0" w:space="0" w:color="auto"/>
        <w:left w:val="none" w:sz="0" w:space="0" w:color="auto"/>
        <w:bottom w:val="none" w:sz="0" w:space="0" w:color="auto"/>
        <w:right w:val="none" w:sz="0" w:space="0" w:color="auto"/>
      </w:divBdr>
    </w:div>
    <w:div w:id="135725708">
      <w:bodyDiv w:val="1"/>
      <w:marLeft w:val="0"/>
      <w:marRight w:val="0"/>
      <w:marTop w:val="0"/>
      <w:marBottom w:val="0"/>
      <w:divBdr>
        <w:top w:val="none" w:sz="0" w:space="0" w:color="auto"/>
        <w:left w:val="none" w:sz="0" w:space="0" w:color="auto"/>
        <w:bottom w:val="none" w:sz="0" w:space="0" w:color="auto"/>
        <w:right w:val="none" w:sz="0" w:space="0" w:color="auto"/>
      </w:divBdr>
    </w:div>
    <w:div w:id="149299093">
      <w:bodyDiv w:val="1"/>
      <w:marLeft w:val="0"/>
      <w:marRight w:val="0"/>
      <w:marTop w:val="0"/>
      <w:marBottom w:val="0"/>
      <w:divBdr>
        <w:top w:val="none" w:sz="0" w:space="0" w:color="auto"/>
        <w:left w:val="none" w:sz="0" w:space="0" w:color="auto"/>
        <w:bottom w:val="none" w:sz="0" w:space="0" w:color="auto"/>
        <w:right w:val="none" w:sz="0" w:space="0" w:color="auto"/>
      </w:divBdr>
    </w:div>
    <w:div w:id="149955044">
      <w:bodyDiv w:val="1"/>
      <w:marLeft w:val="0"/>
      <w:marRight w:val="0"/>
      <w:marTop w:val="0"/>
      <w:marBottom w:val="0"/>
      <w:divBdr>
        <w:top w:val="none" w:sz="0" w:space="0" w:color="auto"/>
        <w:left w:val="none" w:sz="0" w:space="0" w:color="auto"/>
        <w:bottom w:val="none" w:sz="0" w:space="0" w:color="auto"/>
        <w:right w:val="none" w:sz="0" w:space="0" w:color="auto"/>
      </w:divBdr>
    </w:div>
    <w:div w:id="163589466">
      <w:bodyDiv w:val="1"/>
      <w:marLeft w:val="0"/>
      <w:marRight w:val="0"/>
      <w:marTop w:val="0"/>
      <w:marBottom w:val="0"/>
      <w:divBdr>
        <w:top w:val="none" w:sz="0" w:space="0" w:color="auto"/>
        <w:left w:val="none" w:sz="0" w:space="0" w:color="auto"/>
        <w:bottom w:val="none" w:sz="0" w:space="0" w:color="auto"/>
        <w:right w:val="none" w:sz="0" w:space="0" w:color="auto"/>
      </w:divBdr>
    </w:div>
    <w:div w:id="231086399">
      <w:bodyDiv w:val="1"/>
      <w:marLeft w:val="0"/>
      <w:marRight w:val="0"/>
      <w:marTop w:val="0"/>
      <w:marBottom w:val="0"/>
      <w:divBdr>
        <w:top w:val="none" w:sz="0" w:space="0" w:color="auto"/>
        <w:left w:val="none" w:sz="0" w:space="0" w:color="auto"/>
        <w:bottom w:val="none" w:sz="0" w:space="0" w:color="auto"/>
        <w:right w:val="none" w:sz="0" w:space="0" w:color="auto"/>
      </w:divBdr>
    </w:div>
    <w:div w:id="261766526">
      <w:bodyDiv w:val="1"/>
      <w:marLeft w:val="0"/>
      <w:marRight w:val="0"/>
      <w:marTop w:val="0"/>
      <w:marBottom w:val="0"/>
      <w:divBdr>
        <w:top w:val="none" w:sz="0" w:space="0" w:color="auto"/>
        <w:left w:val="none" w:sz="0" w:space="0" w:color="auto"/>
        <w:bottom w:val="none" w:sz="0" w:space="0" w:color="auto"/>
        <w:right w:val="none" w:sz="0" w:space="0" w:color="auto"/>
      </w:divBdr>
    </w:div>
    <w:div w:id="277374398">
      <w:bodyDiv w:val="1"/>
      <w:marLeft w:val="0"/>
      <w:marRight w:val="0"/>
      <w:marTop w:val="0"/>
      <w:marBottom w:val="0"/>
      <w:divBdr>
        <w:top w:val="none" w:sz="0" w:space="0" w:color="auto"/>
        <w:left w:val="none" w:sz="0" w:space="0" w:color="auto"/>
        <w:bottom w:val="none" w:sz="0" w:space="0" w:color="auto"/>
        <w:right w:val="none" w:sz="0" w:space="0" w:color="auto"/>
      </w:divBdr>
    </w:div>
    <w:div w:id="323893900">
      <w:bodyDiv w:val="1"/>
      <w:marLeft w:val="0"/>
      <w:marRight w:val="0"/>
      <w:marTop w:val="0"/>
      <w:marBottom w:val="0"/>
      <w:divBdr>
        <w:top w:val="none" w:sz="0" w:space="0" w:color="auto"/>
        <w:left w:val="none" w:sz="0" w:space="0" w:color="auto"/>
        <w:bottom w:val="none" w:sz="0" w:space="0" w:color="auto"/>
        <w:right w:val="none" w:sz="0" w:space="0" w:color="auto"/>
      </w:divBdr>
    </w:div>
    <w:div w:id="326324391">
      <w:bodyDiv w:val="1"/>
      <w:marLeft w:val="0"/>
      <w:marRight w:val="0"/>
      <w:marTop w:val="0"/>
      <w:marBottom w:val="0"/>
      <w:divBdr>
        <w:top w:val="none" w:sz="0" w:space="0" w:color="auto"/>
        <w:left w:val="none" w:sz="0" w:space="0" w:color="auto"/>
        <w:bottom w:val="none" w:sz="0" w:space="0" w:color="auto"/>
        <w:right w:val="none" w:sz="0" w:space="0" w:color="auto"/>
      </w:divBdr>
    </w:div>
    <w:div w:id="480654392">
      <w:bodyDiv w:val="1"/>
      <w:marLeft w:val="0"/>
      <w:marRight w:val="0"/>
      <w:marTop w:val="0"/>
      <w:marBottom w:val="0"/>
      <w:divBdr>
        <w:top w:val="none" w:sz="0" w:space="0" w:color="auto"/>
        <w:left w:val="none" w:sz="0" w:space="0" w:color="auto"/>
        <w:bottom w:val="none" w:sz="0" w:space="0" w:color="auto"/>
        <w:right w:val="none" w:sz="0" w:space="0" w:color="auto"/>
      </w:divBdr>
    </w:div>
    <w:div w:id="482937682">
      <w:bodyDiv w:val="1"/>
      <w:marLeft w:val="0"/>
      <w:marRight w:val="0"/>
      <w:marTop w:val="0"/>
      <w:marBottom w:val="0"/>
      <w:divBdr>
        <w:top w:val="none" w:sz="0" w:space="0" w:color="auto"/>
        <w:left w:val="none" w:sz="0" w:space="0" w:color="auto"/>
        <w:bottom w:val="none" w:sz="0" w:space="0" w:color="auto"/>
        <w:right w:val="none" w:sz="0" w:space="0" w:color="auto"/>
      </w:divBdr>
    </w:div>
    <w:div w:id="500857219">
      <w:bodyDiv w:val="1"/>
      <w:marLeft w:val="0"/>
      <w:marRight w:val="0"/>
      <w:marTop w:val="0"/>
      <w:marBottom w:val="0"/>
      <w:divBdr>
        <w:top w:val="none" w:sz="0" w:space="0" w:color="auto"/>
        <w:left w:val="none" w:sz="0" w:space="0" w:color="auto"/>
        <w:bottom w:val="none" w:sz="0" w:space="0" w:color="auto"/>
        <w:right w:val="none" w:sz="0" w:space="0" w:color="auto"/>
      </w:divBdr>
      <w:divsChild>
        <w:div w:id="1077871517">
          <w:marLeft w:val="0"/>
          <w:marRight w:val="0"/>
          <w:marTop w:val="0"/>
          <w:marBottom w:val="0"/>
          <w:divBdr>
            <w:top w:val="none" w:sz="0" w:space="0" w:color="auto"/>
            <w:left w:val="none" w:sz="0" w:space="0" w:color="auto"/>
            <w:bottom w:val="none" w:sz="0" w:space="0" w:color="auto"/>
            <w:right w:val="none" w:sz="0" w:space="0" w:color="auto"/>
          </w:divBdr>
          <w:divsChild>
            <w:div w:id="2077898727">
              <w:marLeft w:val="0"/>
              <w:marRight w:val="0"/>
              <w:marTop w:val="0"/>
              <w:marBottom w:val="0"/>
              <w:divBdr>
                <w:top w:val="none" w:sz="0" w:space="0" w:color="auto"/>
                <w:left w:val="none" w:sz="0" w:space="0" w:color="auto"/>
                <w:bottom w:val="none" w:sz="0" w:space="0" w:color="auto"/>
                <w:right w:val="none" w:sz="0" w:space="0" w:color="auto"/>
              </w:divBdr>
            </w:div>
            <w:div w:id="74287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80297">
      <w:bodyDiv w:val="1"/>
      <w:marLeft w:val="0"/>
      <w:marRight w:val="0"/>
      <w:marTop w:val="0"/>
      <w:marBottom w:val="0"/>
      <w:divBdr>
        <w:top w:val="none" w:sz="0" w:space="0" w:color="auto"/>
        <w:left w:val="none" w:sz="0" w:space="0" w:color="auto"/>
        <w:bottom w:val="none" w:sz="0" w:space="0" w:color="auto"/>
        <w:right w:val="none" w:sz="0" w:space="0" w:color="auto"/>
      </w:divBdr>
    </w:div>
    <w:div w:id="622854507">
      <w:bodyDiv w:val="1"/>
      <w:marLeft w:val="0"/>
      <w:marRight w:val="0"/>
      <w:marTop w:val="0"/>
      <w:marBottom w:val="0"/>
      <w:divBdr>
        <w:top w:val="none" w:sz="0" w:space="0" w:color="auto"/>
        <w:left w:val="none" w:sz="0" w:space="0" w:color="auto"/>
        <w:bottom w:val="none" w:sz="0" w:space="0" w:color="auto"/>
        <w:right w:val="none" w:sz="0" w:space="0" w:color="auto"/>
      </w:divBdr>
      <w:divsChild>
        <w:div w:id="191380339">
          <w:marLeft w:val="0"/>
          <w:marRight w:val="0"/>
          <w:marTop w:val="0"/>
          <w:marBottom w:val="0"/>
          <w:divBdr>
            <w:top w:val="none" w:sz="0" w:space="0" w:color="auto"/>
            <w:left w:val="none" w:sz="0" w:space="0" w:color="auto"/>
            <w:bottom w:val="none" w:sz="0" w:space="0" w:color="auto"/>
            <w:right w:val="none" w:sz="0" w:space="0" w:color="auto"/>
          </w:divBdr>
        </w:div>
        <w:div w:id="573317893">
          <w:marLeft w:val="240"/>
          <w:marRight w:val="0"/>
          <w:marTop w:val="0"/>
          <w:marBottom w:val="0"/>
          <w:divBdr>
            <w:top w:val="none" w:sz="0" w:space="0" w:color="auto"/>
            <w:left w:val="none" w:sz="0" w:space="0" w:color="auto"/>
            <w:bottom w:val="none" w:sz="0" w:space="0" w:color="auto"/>
            <w:right w:val="none" w:sz="0" w:space="0" w:color="auto"/>
          </w:divBdr>
          <w:divsChild>
            <w:div w:id="1226335024">
              <w:marLeft w:val="0"/>
              <w:marRight w:val="0"/>
              <w:marTop w:val="0"/>
              <w:marBottom w:val="0"/>
              <w:divBdr>
                <w:top w:val="none" w:sz="0" w:space="0" w:color="auto"/>
                <w:left w:val="none" w:sz="0" w:space="0" w:color="auto"/>
                <w:bottom w:val="none" w:sz="0" w:space="0" w:color="auto"/>
                <w:right w:val="none" w:sz="0" w:space="0" w:color="auto"/>
              </w:divBdr>
            </w:div>
            <w:div w:id="632638603">
              <w:marLeft w:val="0"/>
              <w:marRight w:val="0"/>
              <w:marTop w:val="0"/>
              <w:marBottom w:val="0"/>
              <w:divBdr>
                <w:top w:val="none" w:sz="0" w:space="0" w:color="auto"/>
                <w:left w:val="none" w:sz="0" w:space="0" w:color="auto"/>
                <w:bottom w:val="none" w:sz="0" w:space="0" w:color="auto"/>
                <w:right w:val="none" w:sz="0" w:space="0" w:color="auto"/>
              </w:divBdr>
              <w:divsChild>
                <w:div w:id="1272053901">
                  <w:marLeft w:val="0"/>
                  <w:marRight w:val="0"/>
                  <w:marTop w:val="0"/>
                  <w:marBottom w:val="0"/>
                  <w:divBdr>
                    <w:top w:val="none" w:sz="0" w:space="0" w:color="auto"/>
                    <w:left w:val="none" w:sz="0" w:space="0" w:color="auto"/>
                    <w:bottom w:val="none" w:sz="0" w:space="0" w:color="auto"/>
                    <w:right w:val="none" w:sz="0" w:space="0" w:color="auto"/>
                  </w:divBdr>
                  <w:divsChild>
                    <w:div w:id="1227034546">
                      <w:marLeft w:val="0"/>
                      <w:marRight w:val="0"/>
                      <w:marTop w:val="0"/>
                      <w:marBottom w:val="0"/>
                      <w:divBdr>
                        <w:top w:val="none" w:sz="0" w:space="0" w:color="auto"/>
                        <w:left w:val="none" w:sz="0" w:space="0" w:color="auto"/>
                        <w:bottom w:val="none" w:sz="0" w:space="0" w:color="auto"/>
                        <w:right w:val="none" w:sz="0" w:space="0" w:color="auto"/>
                      </w:divBdr>
                    </w:div>
                    <w:div w:id="218324040">
                      <w:marLeft w:val="240"/>
                      <w:marRight w:val="0"/>
                      <w:marTop w:val="0"/>
                      <w:marBottom w:val="0"/>
                      <w:divBdr>
                        <w:top w:val="none" w:sz="0" w:space="0" w:color="auto"/>
                        <w:left w:val="none" w:sz="0" w:space="0" w:color="auto"/>
                        <w:bottom w:val="none" w:sz="0" w:space="0" w:color="auto"/>
                        <w:right w:val="none" w:sz="0" w:space="0" w:color="auto"/>
                      </w:divBdr>
                      <w:divsChild>
                        <w:div w:id="1296911449">
                          <w:marLeft w:val="0"/>
                          <w:marRight w:val="0"/>
                          <w:marTop w:val="0"/>
                          <w:marBottom w:val="0"/>
                          <w:divBdr>
                            <w:top w:val="none" w:sz="0" w:space="0" w:color="auto"/>
                            <w:left w:val="none" w:sz="0" w:space="0" w:color="auto"/>
                            <w:bottom w:val="none" w:sz="0" w:space="0" w:color="auto"/>
                            <w:right w:val="none" w:sz="0" w:space="0" w:color="auto"/>
                          </w:divBdr>
                          <w:divsChild>
                            <w:div w:id="304624085">
                              <w:marLeft w:val="0"/>
                              <w:marRight w:val="0"/>
                              <w:marTop w:val="0"/>
                              <w:marBottom w:val="0"/>
                              <w:divBdr>
                                <w:top w:val="none" w:sz="0" w:space="0" w:color="auto"/>
                                <w:left w:val="none" w:sz="0" w:space="0" w:color="auto"/>
                                <w:bottom w:val="none" w:sz="0" w:space="0" w:color="auto"/>
                                <w:right w:val="none" w:sz="0" w:space="0" w:color="auto"/>
                              </w:divBdr>
                              <w:divsChild>
                                <w:div w:id="822426201">
                                  <w:marLeft w:val="0"/>
                                  <w:marRight w:val="0"/>
                                  <w:marTop w:val="0"/>
                                  <w:marBottom w:val="0"/>
                                  <w:divBdr>
                                    <w:top w:val="none" w:sz="0" w:space="0" w:color="auto"/>
                                    <w:left w:val="none" w:sz="0" w:space="0" w:color="auto"/>
                                    <w:bottom w:val="none" w:sz="0" w:space="0" w:color="auto"/>
                                    <w:right w:val="none" w:sz="0" w:space="0" w:color="auto"/>
                                  </w:divBdr>
                                </w:div>
                                <w:div w:id="1308974462">
                                  <w:marLeft w:val="240"/>
                                  <w:marRight w:val="0"/>
                                  <w:marTop w:val="0"/>
                                  <w:marBottom w:val="0"/>
                                  <w:divBdr>
                                    <w:top w:val="none" w:sz="0" w:space="0" w:color="auto"/>
                                    <w:left w:val="none" w:sz="0" w:space="0" w:color="auto"/>
                                    <w:bottom w:val="none" w:sz="0" w:space="0" w:color="auto"/>
                                    <w:right w:val="none" w:sz="0" w:space="0" w:color="auto"/>
                                  </w:divBdr>
                                  <w:divsChild>
                                    <w:div w:id="1931816230">
                                      <w:marLeft w:val="0"/>
                                      <w:marRight w:val="0"/>
                                      <w:marTop w:val="0"/>
                                      <w:marBottom w:val="0"/>
                                      <w:divBdr>
                                        <w:top w:val="none" w:sz="0" w:space="0" w:color="auto"/>
                                        <w:left w:val="none" w:sz="0" w:space="0" w:color="auto"/>
                                        <w:bottom w:val="none" w:sz="0" w:space="0" w:color="auto"/>
                                        <w:right w:val="none" w:sz="0" w:space="0" w:color="auto"/>
                                      </w:divBdr>
                                    </w:div>
                                    <w:div w:id="851606647">
                                      <w:marLeft w:val="0"/>
                                      <w:marRight w:val="0"/>
                                      <w:marTop w:val="0"/>
                                      <w:marBottom w:val="0"/>
                                      <w:divBdr>
                                        <w:top w:val="none" w:sz="0" w:space="0" w:color="auto"/>
                                        <w:left w:val="none" w:sz="0" w:space="0" w:color="auto"/>
                                        <w:bottom w:val="none" w:sz="0" w:space="0" w:color="auto"/>
                                        <w:right w:val="none" w:sz="0" w:space="0" w:color="auto"/>
                                      </w:divBdr>
                                    </w:div>
                                    <w:div w:id="91122301">
                                      <w:marLeft w:val="0"/>
                                      <w:marRight w:val="0"/>
                                      <w:marTop w:val="0"/>
                                      <w:marBottom w:val="0"/>
                                      <w:divBdr>
                                        <w:top w:val="none" w:sz="0" w:space="0" w:color="auto"/>
                                        <w:left w:val="none" w:sz="0" w:space="0" w:color="auto"/>
                                        <w:bottom w:val="none" w:sz="0" w:space="0" w:color="auto"/>
                                        <w:right w:val="none" w:sz="0" w:space="0" w:color="auto"/>
                                      </w:divBdr>
                                    </w:div>
                                    <w:div w:id="1626083443">
                                      <w:marLeft w:val="0"/>
                                      <w:marRight w:val="0"/>
                                      <w:marTop w:val="0"/>
                                      <w:marBottom w:val="0"/>
                                      <w:divBdr>
                                        <w:top w:val="none" w:sz="0" w:space="0" w:color="auto"/>
                                        <w:left w:val="none" w:sz="0" w:space="0" w:color="auto"/>
                                        <w:bottom w:val="none" w:sz="0" w:space="0" w:color="auto"/>
                                        <w:right w:val="none" w:sz="0" w:space="0" w:color="auto"/>
                                      </w:divBdr>
                                    </w:div>
                                    <w:div w:id="476148429">
                                      <w:marLeft w:val="0"/>
                                      <w:marRight w:val="0"/>
                                      <w:marTop w:val="0"/>
                                      <w:marBottom w:val="0"/>
                                      <w:divBdr>
                                        <w:top w:val="none" w:sz="0" w:space="0" w:color="auto"/>
                                        <w:left w:val="none" w:sz="0" w:space="0" w:color="auto"/>
                                        <w:bottom w:val="none" w:sz="0" w:space="0" w:color="auto"/>
                                        <w:right w:val="none" w:sz="0" w:space="0" w:color="auto"/>
                                      </w:divBdr>
                                    </w:div>
                                    <w:div w:id="1014569949">
                                      <w:marLeft w:val="0"/>
                                      <w:marRight w:val="0"/>
                                      <w:marTop w:val="0"/>
                                      <w:marBottom w:val="0"/>
                                      <w:divBdr>
                                        <w:top w:val="none" w:sz="0" w:space="0" w:color="auto"/>
                                        <w:left w:val="none" w:sz="0" w:space="0" w:color="auto"/>
                                        <w:bottom w:val="none" w:sz="0" w:space="0" w:color="auto"/>
                                        <w:right w:val="none" w:sz="0" w:space="0" w:color="auto"/>
                                      </w:divBdr>
                                    </w:div>
                                    <w:div w:id="2083211726">
                                      <w:marLeft w:val="0"/>
                                      <w:marRight w:val="0"/>
                                      <w:marTop w:val="0"/>
                                      <w:marBottom w:val="0"/>
                                      <w:divBdr>
                                        <w:top w:val="none" w:sz="0" w:space="0" w:color="auto"/>
                                        <w:left w:val="none" w:sz="0" w:space="0" w:color="auto"/>
                                        <w:bottom w:val="none" w:sz="0" w:space="0" w:color="auto"/>
                                        <w:right w:val="none" w:sz="0" w:space="0" w:color="auto"/>
                                      </w:divBdr>
                                    </w:div>
                                    <w:div w:id="2130541676">
                                      <w:marLeft w:val="0"/>
                                      <w:marRight w:val="0"/>
                                      <w:marTop w:val="0"/>
                                      <w:marBottom w:val="0"/>
                                      <w:divBdr>
                                        <w:top w:val="none" w:sz="0" w:space="0" w:color="auto"/>
                                        <w:left w:val="none" w:sz="0" w:space="0" w:color="auto"/>
                                        <w:bottom w:val="none" w:sz="0" w:space="0" w:color="auto"/>
                                        <w:right w:val="none" w:sz="0" w:space="0" w:color="auto"/>
                                      </w:divBdr>
                                    </w:div>
                                    <w:div w:id="1616013970">
                                      <w:marLeft w:val="0"/>
                                      <w:marRight w:val="0"/>
                                      <w:marTop w:val="0"/>
                                      <w:marBottom w:val="0"/>
                                      <w:divBdr>
                                        <w:top w:val="none" w:sz="0" w:space="0" w:color="auto"/>
                                        <w:left w:val="none" w:sz="0" w:space="0" w:color="auto"/>
                                        <w:bottom w:val="none" w:sz="0" w:space="0" w:color="auto"/>
                                        <w:right w:val="none" w:sz="0" w:space="0" w:color="auto"/>
                                      </w:divBdr>
                                    </w:div>
                                    <w:div w:id="1084184319">
                                      <w:marLeft w:val="0"/>
                                      <w:marRight w:val="0"/>
                                      <w:marTop w:val="0"/>
                                      <w:marBottom w:val="0"/>
                                      <w:divBdr>
                                        <w:top w:val="none" w:sz="0" w:space="0" w:color="auto"/>
                                        <w:left w:val="none" w:sz="0" w:space="0" w:color="auto"/>
                                        <w:bottom w:val="none" w:sz="0" w:space="0" w:color="auto"/>
                                        <w:right w:val="none" w:sz="0" w:space="0" w:color="auto"/>
                                      </w:divBdr>
                                      <w:divsChild>
                                        <w:div w:id="561258933">
                                          <w:marLeft w:val="0"/>
                                          <w:marRight w:val="0"/>
                                          <w:marTop w:val="0"/>
                                          <w:marBottom w:val="0"/>
                                          <w:divBdr>
                                            <w:top w:val="none" w:sz="0" w:space="0" w:color="auto"/>
                                            <w:left w:val="none" w:sz="0" w:space="0" w:color="auto"/>
                                            <w:bottom w:val="none" w:sz="0" w:space="0" w:color="auto"/>
                                            <w:right w:val="none" w:sz="0" w:space="0" w:color="auto"/>
                                          </w:divBdr>
                                          <w:divsChild>
                                            <w:div w:id="182671971">
                                              <w:marLeft w:val="0"/>
                                              <w:marRight w:val="0"/>
                                              <w:marTop w:val="0"/>
                                              <w:marBottom w:val="0"/>
                                              <w:divBdr>
                                                <w:top w:val="none" w:sz="0" w:space="0" w:color="auto"/>
                                                <w:left w:val="none" w:sz="0" w:space="0" w:color="auto"/>
                                                <w:bottom w:val="none" w:sz="0" w:space="0" w:color="auto"/>
                                                <w:right w:val="none" w:sz="0" w:space="0" w:color="auto"/>
                                              </w:divBdr>
                                            </w:div>
                                            <w:div w:id="431896368">
                                              <w:marLeft w:val="240"/>
                                              <w:marRight w:val="0"/>
                                              <w:marTop w:val="0"/>
                                              <w:marBottom w:val="0"/>
                                              <w:divBdr>
                                                <w:top w:val="none" w:sz="0" w:space="0" w:color="auto"/>
                                                <w:left w:val="none" w:sz="0" w:space="0" w:color="auto"/>
                                                <w:bottom w:val="none" w:sz="0" w:space="0" w:color="auto"/>
                                                <w:right w:val="none" w:sz="0" w:space="0" w:color="auto"/>
                                              </w:divBdr>
                                            </w:div>
                                            <w:div w:id="111294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84227">
                                      <w:marLeft w:val="0"/>
                                      <w:marRight w:val="0"/>
                                      <w:marTop w:val="0"/>
                                      <w:marBottom w:val="0"/>
                                      <w:divBdr>
                                        <w:top w:val="none" w:sz="0" w:space="0" w:color="auto"/>
                                        <w:left w:val="none" w:sz="0" w:space="0" w:color="auto"/>
                                        <w:bottom w:val="none" w:sz="0" w:space="0" w:color="auto"/>
                                        <w:right w:val="none" w:sz="0" w:space="0" w:color="auto"/>
                                      </w:divBdr>
                                    </w:div>
                                  </w:divsChild>
                                </w:div>
                                <w:div w:id="109872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56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708062">
          <w:marLeft w:val="0"/>
          <w:marRight w:val="0"/>
          <w:marTop w:val="0"/>
          <w:marBottom w:val="0"/>
          <w:divBdr>
            <w:top w:val="none" w:sz="0" w:space="0" w:color="auto"/>
            <w:left w:val="none" w:sz="0" w:space="0" w:color="auto"/>
            <w:bottom w:val="none" w:sz="0" w:space="0" w:color="auto"/>
            <w:right w:val="none" w:sz="0" w:space="0" w:color="auto"/>
          </w:divBdr>
        </w:div>
      </w:divsChild>
    </w:div>
    <w:div w:id="638074266">
      <w:bodyDiv w:val="1"/>
      <w:marLeft w:val="0"/>
      <w:marRight w:val="0"/>
      <w:marTop w:val="0"/>
      <w:marBottom w:val="0"/>
      <w:divBdr>
        <w:top w:val="none" w:sz="0" w:space="0" w:color="auto"/>
        <w:left w:val="none" w:sz="0" w:space="0" w:color="auto"/>
        <w:bottom w:val="none" w:sz="0" w:space="0" w:color="auto"/>
        <w:right w:val="none" w:sz="0" w:space="0" w:color="auto"/>
      </w:divBdr>
    </w:div>
    <w:div w:id="653027107">
      <w:bodyDiv w:val="1"/>
      <w:marLeft w:val="0"/>
      <w:marRight w:val="0"/>
      <w:marTop w:val="0"/>
      <w:marBottom w:val="0"/>
      <w:divBdr>
        <w:top w:val="none" w:sz="0" w:space="0" w:color="auto"/>
        <w:left w:val="none" w:sz="0" w:space="0" w:color="auto"/>
        <w:bottom w:val="none" w:sz="0" w:space="0" w:color="auto"/>
        <w:right w:val="none" w:sz="0" w:space="0" w:color="auto"/>
      </w:divBdr>
    </w:div>
    <w:div w:id="704057531">
      <w:bodyDiv w:val="1"/>
      <w:marLeft w:val="0"/>
      <w:marRight w:val="0"/>
      <w:marTop w:val="0"/>
      <w:marBottom w:val="0"/>
      <w:divBdr>
        <w:top w:val="none" w:sz="0" w:space="0" w:color="auto"/>
        <w:left w:val="none" w:sz="0" w:space="0" w:color="auto"/>
        <w:bottom w:val="none" w:sz="0" w:space="0" w:color="auto"/>
        <w:right w:val="none" w:sz="0" w:space="0" w:color="auto"/>
      </w:divBdr>
    </w:div>
    <w:div w:id="705451581">
      <w:bodyDiv w:val="1"/>
      <w:marLeft w:val="0"/>
      <w:marRight w:val="0"/>
      <w:marTop w:val="0"/>
      <w:marBottom w:val="0"/>
      <w:divBdr>
        <w:top w:val="none" w:sz="0" w:space="0" w:color="auto"/>
        <w:left w:val="none" w:sz="0" w:space="0" w:color="auto"/>
        <w:bottom w:val="none" w:sz="0" w:space="0" w:color="auto"/>
        <w:right w:val="none" w:sz="0" w:space="0" w:color="auto"/>
      </w:divBdr>
      <w:divsChild>
        <w:div w:id="834107415">
          <w:marLeft w:val="0"/>
          <w:marRight w:val="0"/>
          <w:marTop w:val="0"/>
          <w:marBottom w:val="0"/>
          <w:divBdr>
            <w:top w:val="none" w:sz="0" w:space="0" w:color="auto"/>
            <w:left w:val="none" w:sz="0" w:space="0" w:color="auto"/>
            <w:bottom w:val="none" w:sz="0" w:space="0" w:color="auto"/>
            <w:right w:val="none" w:sz="0" w:space="0" w:color="auto"/>
          </w:divBdr>
          <w:divsChild>
            <w:div w:id="264001409">
              <w:marLeft w:val="0"/>
              <w:marRight w:val="0"/>
              <w:marTop w:val="0"/>
              <w:marBottom w:val="0"/>
              <w:divBdr>
                <w:top w:val="none" w:sz="0" w:space="0" w:color="auto"/>
                <w:left w:val="none" w:sz="0" w:space="0" w:color="auto"/>
                <w:bottom w:val="none" w:sz="0" w:space="0" w:color="auto"/>
                <w:right w:val="none" w:sz="0" w:space="0" w:color="auto"/>
              </w:divBdr>
            </w:div>
            <w:div w:id="541868794">
              <w:marLeft w:val="0"/>
              <w:marRight w:val="0"/>
              <w:marTop w:val="0"/>
              <w:marBottom w:val="0"/>
              <w:divBdr>
                <w:top w:val="none" w:sz="0" w:space="0" w:color="auto"/>
                <w:left w:val="none" w:sz="0" w:space="0" w:color="auto"/>
                <w:bottom w:val="none" w:sz="0" w:space="0" w:color="auto"/>
                <w:right w:val="none" w:sz="0" w:space="0" w:color="auto"/>
              </w:divBdr>
            </w:div>
            <w:div w:id="283196680">
              <w:marLeft w:val="0"/>
              <w:marRight w:val="0"/>
              <w:marTop w:val="0"/>
              <w:marBottom w:val="0"/>
              <w:divBdr>
                <w:top w:val="none" w:sz="0" w:space="0" w:color="auto"/>
                <w:left w:val="none" w:sz="0" w:space="0" w:color="auto"/>
                <w:bottom w:val="none" w:sz="0" w:space="0" w:color="auto"/>
                <w:right w:val="none" w:sz="0" w:space="0" w:color="auto"/>
              </w:divBdr>
            </w:div>
            <w:div w:id="1806658941">
              <w:marLeft w:val="0"/>
              <w:marRight w:val="0"/>
              <w:marTop w:val="0"/>
              <w:marBottom w:val="0"/>
              <w:divBdr>
                <w:top w:val="none" w:sz="0" w:space="0" w:color="auto"/>
                <w:left w:val="none" w:sz="0" w:space="0" w:color="auto"/>
                <w:bottom w:val="none" w:sz="0" w:space="0" w:color="auto"/>
                <w:right w:val="none" w:sz="0" w:space="0" w:color="auto"/>
              </w:divBdr>
            </w:div>
            <w:div w:id="1858352956">
              <w:marLeft w:val="0"/>
              <w:marRight w:val="0"/>
              <w:marTop w:val="0"/>
              <w:marBottom w:val="0"/>
              <w:divBdr>
                <w:top w:val="none" w:sz="0" w:space="0" w:color="auto"/>
                <w:left w:val="none" w:sz="0" w:space="0" w:color="auto"/>
                <w:bottom w:val="none" w:sz="0" w:space="0" w:color="auto"/>
                <w:right w:val="none" w:sz="0" w:space="0" w:color="auto"/>
              </w:divBdr>
            </w:div>
            <w:div w:id="427502131">
              <w:marLeft w:val="0"/>
              <w:marRight w:val="0"/>
              <w:marTop w:val="0"/>
              <w:marBottom w:val="0"/>
              <w:divBdr>
                <w:top w:val="none" w:sz="0" w:space="0" w:color="auto"/>
                <w:left w:val="none" w:sz="0" w:space="0" w:color="auto"/>
                <w:bottom w:val="none" w:sz="0" w:space="0" w:color="auto"/>
                <w:right w:val="none" w:sz="0" w:space="0" w:color="auto"/>
              </w:divBdr>
            </w:div>
            <w:div w:id="1988435602">
              <w:marLeft w:val="0"/>
              <w:marRight w:val="0"/>
              <w:marTop w:val="0"/>
              <w:marBottom w:val="0"/>
              <w:divBdr>
                <w:top w:val="none" w:sz="0" w:space="0" w:color="auto"/>
                <w:left w:val="none" w:sz="0" w:space="0" w:color="auto"/>
                <w:bottom w:val="none" w:sz="0" w:space="0" w:color="auto"/>
                <w:right w:val="none" w:sz="0" w:space="0" w:color="auto"/>
              </w:divBdr>
            </w:div>
            <w:div w:id="1434518101">
              <w:marLeft w:val="0"/>
              <w:marRight w:val="0"/>
              <w:marTop w:val="0"/>
              <w:marBottom w:val="0"/>
              <w:divBdr>
                <w:top w:val="none" w:sz="0" w:space="0" w:color="auto"/>
                <w:left w:val="none" w:sz="0" w:space="0" w:color="auto"/>
                <w:bottom w:val="none" w:sz="0" w:space="0" w:color="auto"/>
                <w:right w:val="none" w:sz="0" w:space="0" w:color="auto"/>
              </w:divBdr>
            </w:div>
            <w:div w:id="8916447">
              <w:marLeft w:val="0"/>
              <w:marRight w:val="0"/>
              <w:marTop w:val="0"/>
              <w:marBottom w:val="0"/>
              <w:divBdr>
                <w:top w:val="none" w:sz="0" w:space="0" w:color="auto"/>
                <w:left w:val="none" w:sz="0" w:space="0" w:color="auto"/>
                <w:bottom w:val="none" w:sz="0" w:space="0" w:color="auto"/>
                <w:right w:val="none" w:sz="0" w:space="0" w:color="auto"/>
              </w:divBdr>
            </w:div>
            <w:div w:id="519053306">
              <w:marLeft w:val="0"/>
              <w:marRight w:val="0"/>
              <w:marTop w:val="0"/>
              <w:marBottom w:val="0"/>
              <w:divBdr>
                <w:top w:val="none" w:sz="0" w:space="0" w:color="auto"/>
                <w:left w:val="none" w:sz="0" w:space="0" w:color="auto"/>
                <w:bottom w:val="none" w:sz="0" w:space="0" w:color="auto"/>
                <w:right w:val="none" w:sz="0" w:space="0" w:color="auto"/>
              </w:divBdr>
            </w:div>
            <w:div w:id="980422396">
              <w:marLeft w:val="0"/>
              <w:marRight w:val="0"/>
              <w:marTop w:val="0"/>
              <w:marBottom w:val="0"/>
              <w:divBdr>
                <w:top w:val="none" w:sz="0" w:space="0" w:color="auto"/>
                <w:left w:val="none" w:sz="0" w:space="0" w:color="auto"/>
                <w:bottom w:val="none" w:sz="0" w:space="0" w:color="auto"/>
                <w:right w:val="none" w:sz="0" w:space="0" w:color="auto"/>
              </w:divBdr>
            </w:div>
            <w:div w:id="157800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81391">
      <w:bodyDiv w:val="1"/>
      <w:marLeft w:val="0"/>
      <w:marRight w:val="0"/>
      <w:marTop w:val="0"/>
      <w:marBottom w:val="0"/>
      <w:divBdr>
        <w:top w:val="none" w:sz="0" w:space="0" w:color="auto"/>
        <w:left w:val="none" w:sz="0" w:space="0" w:color="auto"/>
        <w:bottom w:val="none" w:sz="0" w:space="0" w:color="auto"/>
        <w:right w:val="none" w:sz="0" w:space="0" w:color="auto"/>
      </w:divBdr>
      <w:divsChild>
        <w:div w:id="365065839">
          <w:marLeft w:val="0"/>
          <w:marRight w:val="0"/>
          <w:marTop w:val="0"/>
          <w:marBottom w:val="0"/>
          <w:divBdr>
            <w:top w:val="none" w:sz="0" w:space="0" w:color="auto"/>
            <w:left w:val="none" w:sz="0" w:space="0" w:color="auto"/>
            <w:bottom w:val="none" w:sz="0" w:space="0" w:color="auto"/>
            <w:right w:val="none" w:sz="0" w:space="0" w:color="auto"/>
          </w:divBdr>
          <w:divsChild>
            <w:div w:id="843402119">
              <w:marLeft w:val="0"/>
              <w:marRight w:val="0"/>
              <w:marTop w:val="0"/>
              <w:marBottom w:val="0"/>
              <w:divBdr>
                <w:top w:val="none" w:sz="0" w:space="0" w:color="auto"/>
                <w:left w:val="none" w:sz="0" w:space="0" w:color="auto"/>
                <w:bottom w:val="none" w:sz="0" w:space="0" w:color="auto"/>
                <w:right w:val="none" w:sz="0" w:space="0" w:color="auto"/>
              </w:divBdr>
            </w:div>
            <w:div w:id="307975373">
              <w:marLeft w:val="0"/>
              <w:marRight w:val="0"/>
              <w:marTop w:val="0"/>
              <w:marBottom w:val="0"/>
              <w:divBdr>
                <w:top w:val="none" w:sz="0" w:space="0" w:color="auto"/>
                <w:left w:val="none" w:sz="0" w:space="0" w:color="auto"/>
                <w:bottom w:val="none" w:sz="0" w:space="0" w:color="auto"/>
                <w:right w:val="none" w:sz="0" w:space="0" w:color="auto"/>
              </w:divBdr>
            </w:div>
            <w:div w:id="1847748165">
              <w:marLeft w:val="0"/>
              <w:marRight w:val="0"/>
              <w:marTop w:val="0"/>
              <w:marBottom w:val="0"/>
              <w:divBdr>
                <w:top w:val="none" w:sz="0" w:space="0" w:color="auto"/>
                <w:left w:val="none" w:sz="0" w:space="0" w:color="auto"/>
                <w:bottom w:val="none" w:sz="0" w:space="0" w:color="auto"/>
                <w:right w:val="none" w:sz="0" w:space="0" w:color="auto"/>
              </w:divBdr>
            </w:div>
            <w:div w:id="123275520">
              <w:marLeft w:val="0"/>
              <w:marRight w:val="0"/>
              <w:marTop w:val="0"/>
              <w:marBottom w:val="0"/>
              <w:divBdr>
                <w:top w:val="none" w:sz="0" w:space="0" w:color="auto"/>
                <w:left w:val="none" w:sz="0" w:space="0" w:color="auto"/>
                <w:bottom w:val="none" w:sz="0" w:space="0" w:color="auto"/>
                <w:right w:val="none" w:sz="0" w:space="0" w:color="auto"/>
              </w:divBdr>
            </w:div>
            <w:div w:id="1114590874">
              <w:marLeft w:val="0"/>
              <w:marRight w:val="0"/>
              <w:marTop w:val="0"/>
              <w:marBottom w:val="0"/>
              <w:divBdr>
                <w:top w:val="none" w:sz="0" w:space="0" w:color="auto"/>
                <w:left w:val="none" w:sz="0" w:space="0" w:color="auto"/>
                <w:bottom w:val="none" w:sz="0" w:space="0" w:color="auto"/>
                <w:right w:val="none" w:sz="0" w:space="0" w:color="auto"/>
              </w:divBdr>
            </w:div>
            <w:div w:id="2111777317">
              <w:marLeft w:val="0"/>
              <w:marRight w:val="0"/>
              <w:marTop w:val="0"/>
              <w:marBottom w:val="0"/>
              <w:divBdr>
                <w:top w:val="none" w:sz="0" w:space="0" w:color="auto"/>
                <w:left w:val="none" w:sz="0" w:space="0" w:color="auto"/>
                <w:bottom w:val="none" w:sz="0" w:space="0" w:color="auto"/>
                <w:right w:val="none" w:sz="0" w:space="0" w:color="auto"/>
              </w:divBdr>
            </w:div>
            <w:div w:id="1540782660">
              <w:marLeft w:val="0"/>
              <w:marRight w:val="0"/>
              <w:marTop w:val="0"/>
              <w:marBottom w:val="0"/>
              <w:divBdr>
                <w:top w:val="none" w:sz="0" w:space="0" w:color="auto"/>
                <w:left w:val="none" w:sz="0" w:space="0" w:color="auto"/>
                <w:bottom w:val="none" w:sz="0" w:space="0" w:color="auto"/>
                <w:right w:val="none" w:sz="0" w:space="0" w:color="auto"/>
              </w:divBdr>
            </w:div>
            <w:div w:id="51657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77885">
      <w:bodyDiv w:val="1"/>
      <w:marLeft w:val="0"/>
      <w:marRight w:val="0"/>
      <w:marTop w:val="0"/>
      <w:marBottom w:val="0"/>
      <w:divBdr>
        <w:top w:val="none" w:sz="0" w:space="0" w:color="auto"/>
        <w:left w:val="none" w:sz="0" w:space="0" w:color="auto"/>
        <w:bottom w:val="none" w:sz="0" w:space="0" w:color="auto"/>
        <w:right w:val="none" w:sz="0" w:space="0" w:color="auto"/>
      </w:divBdr>
      <w:divsChild>
        <w:div w:id="1310327418">
          <w:marLeft w:val="0"/>
          <w:marRight w:val="0"/>
          <w:marTop w:val="0"/>
          <w:marBottom w:val="0"/>
          <w:divBdr>
            <w:top w:val="none" w:sz="0" w:space="0" w:color="auto"/>
            <w:left w:val="none" w:sz="0" w:space="0" w:color="auto"/>
            <w:bottom w:val="none" w:sz="0" w:space="0" w:color="auto"/>
            <w:right w:val="none" w:sz="0" w:space="0" w:color="auto"/>
          </w:divBdr>
        </w:div>
        <w:div w:id="1329096225">
          <w:marLeft w:val="240"/>
          <w:marRight w:val="0"/>
          <w:marTop w:val="0"/>
          <w:marBottom w:val="0"/>
          <w:divBdr>
            <w:top w:val="none" w:sz="0" w:space="0" w:color="auto"/>
            <w:left w:val="none" w:sz="0" w:space="0" w:color="auto"/>
            <w:bottom w:val="none" w:sz="0" w:space="0" w:color="auto"/>
            <w:right w:val="none" w:sz="0" w:space="0" w:color="auto"/>
          </w:divBdr>
          <w:divsChild>
            <w:div w:id="145245619">
              <w:marLeft w:val="0"/>
              <w:marRight w:val="0"/>
              <w:marTop w:val="0"/>
              <w:marBottom w:val="0"/>
              <w:divBdr>
                <w:top w:val="none" w:sz="0" w:space="0" w:color="auto"/>
                <w:left w:val="none" w:sz="0" w:space="0" w:color="auto"/>
                <w:bottom w:val="none" w:sz="0" w:space="0" w:color="auto"/>
                <w:right w:val="none" w:sz="0" w:space="0" w:color="auto"/>
              </w:divBdr>
            </w:div>
            <w:div w:id="308362700">
              <w:marLeft w:val="0"/>
              <w:marRight w:val="0"/>
              <w:marTop w:val="0"/>
              <w:marBottom w:val="0"/>
              <w:divBdr>
                <w:top w:val="none" w:sz="0" w:space="0" w:color="auto"/>
                <w:left w:val="none" w:sz="0" w:space="0" w:color="auto"/>
                <w:bottom w:val="none" w:sz="0" w:space="0" w:color="auto"/>
                <w:right w:val="none" w:sz="0" w:space="0" w:color="auto"/>
              </w:divBdr>
              <w:divsChild>
                <w:div w:id="1372925752">
                  <w:marLeft w:val="0"/>
                  <w:marRight w:val="0"/>
                  <w:marTop w:val="0"/>
                  <w:marBottom w:val="0"/>
                  <w:divBdr>
                    <w:top w:val="none" w:sz="0" w:space="0" w:color="auto"/>
                    <w:left w:val="none" w:sz="0" w:space="0" w:color="auto"/>
                    <w:bottom w:val="none" w:sz="0" w:space="0" w:color="auto"/>
                    <w:right w:val="none" w:sz="0" w:space="0" w:color="auto"/>
                  </w:divBdr>
                  <w:divsChild>
                    <w:div w:id="125124243">
                      <w:marLeft w:val="0"/>
                      <w:marRight w:val="0"/>
                      <w:marTop w:val="0"/>
                      <w:marBottom w:val="0"/>
                      <w:divBdr>
                        <w:top w:val="none" w:sz="0" w:space="0" w:color="auto"/>
                        <w:left w:val="none" w:sz="0" w:space="0" w:color="auto"/>
                        <w:bottom w:val="none" w:sz="0" w:space="0" w:color="auto"/>
                        <w:right w:val="none" w:sz="0" w:space="0" w:color="auto"/>
                      </w:divBdr>
                    </w:div>
                    <w:div w:id="1981880103">
                      <w:marLeft w:val="240"/>
                      <w:marRight w:val="0"/>
                      <w:marTop w:val="0"/>
                      <w:marBottom w:val="0"/>
                      <w:divBdr>
                        <w:top w:val="none" w:sz="0" w:space="0" w:color="auto"/>
                        <w:left w:val="none" w:sz="0" w:space="0" w:color="auto"/>
                        <w:bottom w:val="none" w:sz="0" w:space="0" w:color="auto"/>
                        <w:right w:val="none" w:sz="0" w:space="0" w:color="auto"/>
                      </w:divBdr>
                      <w:divsChild>
                        <w:div w:id="2099515519">
                          <w:marLeft w:val="0"/>
                          <w:marRight w:val="0"/>
                          <w:marTop w:val="0"/>
                          <w:marBottom w:val="0"/>
                          <w:divBdr>
                            <w:top w:val="none" w:sz="0" w:space="0" w:color="auto"/>
                            <w:left w:val="none" w:sz="0" w:space="0" w:color="auto"/>
                            <w:bottom w:val="none" w:sz="0" w:space="0" w:color="auto"/>
                            <w:right w:val="none" w:sz="0" w:space="0" w:color="auto"/>
                          </w:divBdr>
                          <w:divsChild>
                            <w:div w:id="208499993">
                              <w:marLeft w:val="0"/>
                              <w:marRight w:val="0"/>
                              <w:marTop w:val="0"/>
                              <w:marBottom w:val="0"/>
                              <w:divBdr>
                                <w:top w:val="none" w:sz="0" w:space="0" w:color="auto"/>
                                <w:left w:val="none" w:sz="0" w:space="0" w:color="auto"/>
                                <w:bottom w:val="none" w:sz="0" w:space="0" w:color="auto"/>
                                <w:right w:val="none" w:sz="0" w:space="0" w:color="auto"/>
                              </w:divBdr>
                              <w:divsChild>
                                <w:div w:id="854152331">
                                  <w:marLeft w:val="0"/>
                                  <w:marRight w:val="0"/>
                                  <w:marTop w:val="0"/>
                                  <w:marBottom w:val="0"/>
                                  <w:divBdr>
                                    <w:top w:val="none" w:sz="0" w:space="0" w:color="auto"/>
                                    <w:left w:val="none" w:sz="0" w:space="0" w:color="auto"/>
                                    <w:bottom w:val="none" w:sz="0" w:space="0" w:color="auto"/>
                                    <w:right w:val="none" w:sz="0" w:space="0" w:color="auto"/>
                                  </w:divBdr>
                                </w:div>
                                <w:div w:id="313458821">
                                  <w:marLeft w:val="240"/>
                                  <w:marRight w:val="0"/>
                                  <w:marTop w:val="0"/>
                                  <w:marBottom w:val="0"/>
                                  <w:divBdr>
                                    <w:top w:val="none" w:sz="0" w:space="0" w:color="auto"/>
                                    <w:left w:val="none" w:sz="0" w:space="0" w:color="auto"/>
                                    <w:bottom w:val="none" w:sz="0" w:space="0" w:color="auto"/>
                                    <w:right w:val="none" w:sz="0" w:space="0" w:color="auto"/>
                                  </w:divBdr>
                                  <w:divsChild>
                                    <w:div w:id="1755474373">
                                      <w:marLeft w:val="0"/>
                                      <w:marRight w:val="0"/>
                                      <w:marTop w:val="0"/>
                                      <w:marBottom w:val="0"/>
                                      <w:divBdr>
                                        <w:top w:val="none" w:sz="0" w:space="0" w:color="auto"/>
                                        <w:left w:val="none" w:sz="0" w:space="0" w:color="auto"/>
                                        <w:bottom w:val="none" w:sz="0" w:space="0" w:color="auto"/>
                                        <w:right w:val="none" w:sz="0" w:space="0" w:color="auto"/>
                                      </w:divBdr>
                                    </w:div>
                                    <w:div w:id="1277561899">
                                      <w:marLeft w:val="0"/>
                                      <w:marRight w:val="0"/>
                                      <w:marTop w:val="0"/>
                                      <w:marBottom w:val="0"/>
                                      <w:divBdr>
                                        <w:top w:val="none" w:sz="0" w:space="0" w:color="auto"/>
                                        <w:left w:val="none" w:sz="0" w:space="0" w:color="auto"/>
                                        <w:bottom w:val="none" w:sz="0" w:space="0" w:color="auto"/>
                                        <w:right w:val="none" w:sz="0" w:space="0" w:color="auto"/>
                                      </w:divBdr>
                                    </w:div>
                                    <w:div w:id="1698117115">
                                      <w:marLeft w:val="0"/>
                                      <w:marRight w:val="0"/>
                                      <w:marTop w:val="0"/>
                                      <w:marBottom w:val="0"/>
                                      <w:divBdr>
                                        <w:top w:val="none" w:sz="0" w:space="0" w:color="auto"/>
                                        <w:left w:val="none" w:sz="0" w:space="0" w:color="auto"/>
                                        <w:bottom w:val="none" w:sz="0" w:space="0" w:color="auto"/>
                                        <w:right w:val="none" w:sz="0" w:space="0" w:color="auto"/>
                                      </w:divBdr>
                                    </w:div>
                                    <w:div w:id="1803186116">
                                      <w:marLeft w:val="0"/>
                                      <w:marRight w:val="0"/>
                                      <w:marTop w:val="0"/>
                                      <w:marBottom w:val="0"/>
                                      <w:divBdr>
                                        <w:top w:val="none" w:sz="0" w:space="0" w:color="auto"/>
                                        <w:left w:val="none" w:sz="0" w:space="0" w:color="auto"/>
                                        <w:bottom w:val="none" w:sz="0" w:space="0" w:color="auto"/>
                                        <w:right w:val="none" w:sz="0" w:space="0" w:color="auto"/>
                                      </w:divBdr>
                                    </w:div>
                                    <w:div w:id="1795442577">
                                      <w:marLeft w:val="0"/>
                                      <w:marRight w:val="0"/>
                                      <w:marTop w:val="0"/>
                                      <w:marBottom w:val="0"/>
                                      <w:divBdr>
                                        <w:top w:val="none" w:sz="0" w:space="0" w:color="auto"/>
                                        <w:left w:val="none" w:sz="0" w:space="0" w:color="auto"/>
                                        <w:bottom w:val="none" w:sz="0" w:space="0" w:color="auto"/>
                                        <w:right w:val="none" w:sz="0" w:space="0" w:color="auto"/>
                                      </w:divBdr>
                                    </w:div>
                                    <w:div w:id="492726318">
                                      <w:marLeft w:val="0"/>
                                      <w:marRight w:val="0"/>
                                      <w:marTop w:val="0"/>
                                      <w:marBottom w:val="0"/>
                                      <w:divBdr>
                                        <w:top w:val="none" w:sz="0" w:space="0" w:color="auto"/>
                                        <w:left w:val="none" w:sz="0" w:space="0" w:color="auto"/>
                                        <w:bottom w:val="none" w:sz="0" w:space="0" w:color="auto"/>
                                        <w:right w:val="none" w:sz="0" w:space="0" w:color="auto"/>
                                      </w:divBdr>
                                    </w:div>
                                    <w:div w:id="1139685403">
                                      <w:marLeft w:val="0"/>
                                      <w:marRight w:val="0"/>
                                      <w:marTop w:val="0"/>
                                      <w:marBottom w:val="0"/>
                                      <w:divBdr>
                                        <w:top w:val="none" w:sz="0" w:space="0" w:color="auto"/>
                                        <w:left w:val="none" w:sz="0" w:space="0" w:color="auto"/>
                                        <w:bottom w:val="none" w:sz="0" w:space="0" w:color="auto"/>
                                        <w:right w:val="none" w:sz="0" w:space="0" w:color="auto"/>
                                      </w:divBdr>
                                    </w:div>
                                    <w:div w:id="188572817">
                                      <w:marLeft w:val="0"/>
                                      <w:marRight w:val="0"/>
                                      <w:marTop w:val="0"/>
                                      <w:marBottom w:val="0"/>
                                      <w:divBdr>
                                        <w:top w:val="none" w:sz="0" w:space="0" w:color="auto"/>
                                        <w:left w:val="none" w:sz="0" w:space="0" w:color="auto"/>
                                        <w:bottom w:val="none" w:sz="0" w:space="0" w:color="auto"/>
                                        <w:right w:val="none" w:sz="0" w:space="0" w:color="auto"/>
                                      </w:divBdr>
                                    </w:div>
                                    <w:div w:id="1155682889">
                                      <w:marLeft w:val="0"/>
                                      <w:marRight w:val="0"/>
                                      <w:marTop w:val="0"/>
                                      <w:marBottom w:val="0"/>
                                      <w:divBdr>
                                        <w:top w:val="none" w:sz="0" w:space="0" w:color="auto"/>
                                        <w:left w:val="none" w:sz="0" w:space="0" w:color="auto"/>
                                        <w:bottom w:val="none" w:sz="0" w:space="0" w:color="auto"/>
                                        <w:right w:val="none" w:sz="0" w:space="0" w:color="auto"/>
                                      </w:divBdr>
                                    </w:div>
                                    <w:div w:id="1392075401">
                                      <w:marLeft w:val="0"/>
                                      <w:marRight w:val="0"/>
                                      <w:marTop w:val="0"/>
                                      <w:marBottom w:val="0"/>
                                      <w:divBdr>
                                        <w:top w:val="none" w:sz="0" w:space="0" w:color="auto"/>
                                        <w:left w:val="none" w:sz="0" w:space="0" w:color="auto"/>
                                        <w:bottom w:val="none" w:sz="0" w:space="0" w:color="auto"/>
                                        <w:right w:val="none" w:sz="0" w:space="0" w:color="auto"/>
                                      </w:divBdr>
                                      <w:divsChild>
                                        <w:div w:id="467473421">
                                          <w:marLeft w:val="0"/>
                                          <w:marRight w:val="0"/>
                                          <w:marTop w:val="0"/>
                                          <w:marBottom w:val="0"/>
                                          <w:divBdr>
                                            <w:top w:val="none" w:sz="0" w:space="0" w:color="auto"/>
                                            <w:left w:val="none" w:sz="0" w:space="0" w:color="auto"/>
                                            <w:bottom w:val="none" w:sz="0" w:space="0" w:color="auto"/>
                                            <w:right w:val="none" w:sz="0" w:space="0" w:color="auto"/>
                                          </w:divBdr>
                                          <w:divsChild>
                                            <w:div w:id="1482425545">
                                              <w:marLeft w:val="0"/>
                                              <w:marRight w:val="0"/>
                                              <w:marTop w:val="0"/>
                                              <w:marBottom w:val="0"/>
                                              <w:divBdr>
                                                <w:top w:val="none" w:sz="0" w:space="0" w:color="auto"/>
                                                <w:left w:val="none" w:sz="0" w:space="0" w:color="auto"/>
                                                <w:bottom w:val="none" w:sz="0" w:space="0" w:color="auto"/>
                                                <w:right w:val="none" w:sz="0" w:space="0" w:color="auto"/>
                                              </w:divBdr>
                                            </w:div>
                                            <w:div w:id="411588693">
                                              <w:marLeft w:val="240"/>
                                              <w:marRight w:val="0"/>
                                              <w:marTop w:val="0"/>
                                              <w:marBottom w:val="0"/>
                                              <w:divBdr>
                                                <w:top w:val="none" w:sz="0" w:space="0" w:color="auto"/>
                                                <w:left w:val="none" w:sz="0" w:space="0" w:color="auto"/>
                                                <w:bottom w:val="none" w:sz="0" w:space="0" w:color="auto"/>
                                                <w:right w:val="none" w:sz="0" w:space="0" w:color="auto"/>
                                              </w:divBdr>
                                            </w:div>
                                            <w:div w:id="126826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85850">
                                      <w:marLeft w:val="0"/>
                                      <w:marRight w:val="0"/>
                                      <w:marTop w:val="0"/>
                                      <w:marBottom w:val="0"/>
                                      <w:divBdr>
                                        <w:top w:val="none" w:sz="0" w:space="0" w:color="auto"/>
                                        <w:left w:val="none" w:sz="0" w:space="0" w:color="auto"/>
                                        <w:bottom w:val="none" w:sz="0" w:space="0" w:color="auto"/>
                                        <w:right w:val="none" w:sz="0" w:space="0" w:color="auto"/>
                                      </w:divBdr>
                                    </w:div>
                                  </w:divsChild>
                                </w:div>
                                <w:div w:id="182257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60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624080">
          <w:marLeft w:val="0"/>
          <w:marRight w:val="0"/>
          <w:marTop w:val="0"/>
          <w:marBottom w:val="0"/>
          <w:divBdr>
            <w:top w:val="none" w:sz="0" w:space="0" w:color="auto"/>
            <w:left w:val="none" w:sz="0" w:space="0" w:color="auto"/>
            <w:bottom w:val="none" w:sz="0" w:space="0" w:color="auto"/>
            <w:right w:val="none" w:sz="0" w:space="0" w:color="auto"/>
          </w:divBdr>
        </w:div>
      </w:divsChild>
    </w:div>
    <w:div w:id="789937528">
      <w:bodyDiv w:val="1"/>
      <w:marLeft w:val="0"/>
      <w:marRight w:val="0"/>
      <w:marTop w:val="0"/>
      <w:marBottom w:val="0"/>
      <w:divBdr>
        <w:top w:val="none" w:sz="0" w:space="0" w:color="auto"/>
        <w:left w:val="none" w:sz="0" w:space="0" w:color="auto"/>
        <w:bottom w:val="none" w:sz="0" w:space="0" w:color="auto"/>
        <w:right w:val="none" w:sz="0" w:space="0" w:color="auto"/>
      </w:divBdr>
    </w:div>
    <w:div w:id="808859445">
      <w:bodyDiv w:val="1"/>
      <w:marLeft w:val="0"/>
      <w:marRight w:val="0"/>
      <w:marTop w:val="0"/>
      <w:marBottom w:val="0"/>
      <w:divBdr>
        <w:top w:val="none" w:sz="0" w:space="0" w:color="auto"/>
        <w:left w:val="none" w:sz="0" w:space="0" w:color="auto"/>
        <w:bottom w:val="none" w:sz="0" w:space="0" w:color="auto"/>
        <w:right w:val="none" w:sz="0" w:space="0" w:color="auto"/>
      </w:divBdr>
    </w:div>
    <w:div w:id="842740463">
      <w:bodyDiv w:val="1"/>
      <w:marLeft w:val="0"/>
      <w:marRight w:val="0"/>
      <w:marTop w:val="0"/>
      <w:marBottom w:val="0"/>
      <w:divBdr>
        <w:top w:val="none" w:sz="0" w:space="0" w:color="auto"/>
        <w:left w:val="none" w:sz="0" w:space="0" w:color="auto"/>
        <w:bottom w:val="none" w:sz="0" w:space="0" w:color="auto"/>
        <w:right w:val="none" w:sz="0" w:space="0" w:color="auto"/>
      </w:divBdr>
    </w:div>
    <w:div w:id="857961418">
      <w:bodyDiv w:val="1"/>
      <w:marLeft w:val="0"/>
      <w:marRight w:val="0"/>
      <w:marTop w:val="0"/>
      <w:marBottom w:val="0"/>
      <w:divBdr>
        <w:top w:val="none" w:sz="0" w:space="0" w:color="auto"/>
        <w:left w:val="none" w:sz="0" w:space="0" w:color="auto"/>
        <w:bottom w:val="none" w:sz="0" w:space="0" w:color="auto"/>
        <w:right w:val="none" w:sz="0" w:space="0" w:color="auto"/>
      </w:divBdr>
    </w:div>
    <w:div w:id="876046682">
      <w:bodyDiv w:val="1"/>
      <w:marLeft w:val="0"/>
      <w:marRight w:val="0"/>
      <w:marTop w:val="0"/>
      <w:marBottom w:val="0"/>
      <w:divBdr>
        <w:top w:val="none" w:sz="0" w:space="0" w:color="auto"/>
        <w:left w:val="none" w:sz="0" w:space="0" w:color="auto"/>
        <w:bottom w:val="none" w:sz="0" w:space="0" w:color="auto"/>
        <w:right w:val="none" w:sz="0" w:space="0" w:color="auto"/>
      </w:divBdr>
    </w:div>
    <w:div w:id="907155603">
      <w:bodyDiv w:val="1"/>
      <w:marLeft w:val="0"/>
      <w:marRight w:val="0"/>
      <w:marTop w:val="0"/>
      <w:marBottom w:val="0"/>
      <w:divBdr>
        <w:top w:val="none" w:sz="0" w:space="0" w:color="auto"/>
        <w:left w:val="none" w:sz="0" w:space="0" w:color="auto"/>
        <w:bottom w:val="none" w:sz="0" w:space="0" w:color="auto"/>
        <w:right w:val="none" w:sz="0" w:space="0" w:color="auto"/>
      </w:divBdr>
    </w:div>
    <w:div w:id="977489210">
      <w:bodyDiv w:val="1"/>
      <w:marLeft w:val="0"/>
      <w:marRight w:val="0"/>
      <w:marTop w:val="0"/>
      <w:marBottom w:val="0"/>
      <w:divBdr>
        <w:top w:val="none" w:sz="0" w:space="0" w:color="auto"/>
        <w:left w:val="none" w:sz="0" w:space="0" w:color="auto"/>
        <w:bottom w:val="none" w:sz="0" w:space="0" w:color="auto"/>
        <w:right w:val="none" w:sz="0" w:space="0" w:color="auto"/>
      </w:divBdr>
    </w:div>
    <w:div w:id="980186611">
      <w:bodyDiv w:val="1"/>
      <w:marLeft w:val="0"/>
      <w:marRight w:val="0"/>
      <w:marTop w:val="0"/>
      <w:marBottom w:val="0"/>
      <w:divBdr>
        <w:top w:val="none" w:sz="0" w:space="0" w:color="auto"/>
        <w:left w:val="none" w:sz="0" w:space="0" w:color="auto"/>
        <w:bottom w:val="none" w:sz="0" w:space="0" w:color="auto"/>
        <w:right w:val="none" w:sz="0" w:space="0" w:color="auto"/>
      </w:divBdr>
    </w:div>
    <w:div w:id="1022786573">
      <w:bodyDiv w:val="1"/>
      <w:marLeft w:val="0"/>
      <w:marRight w:val="0"/>
      <w:marTop w:val="0"/>
      <w:marBottom w:val="0"/>
      <w:divBdr>
        <w:top w:val="none" w:sz="0" w:space="0" w:color="auto"/>
        <w:left w:val="none" w:sz="0" w:space="0" w:color="auto"/>
        <w:bottom w:val="none" w:sz="0" w:space="0" w:color="auto"/>
        <w:right w:val="none" w:sz="0" w:space="0" w:color="auto"/>
      </w:divBdr>
    </w:div>
    <w:div w:id="1029139392">
      <w:bodyDiv w:val="1"/>
      <w:marLeft w:val="0"/>
      <w:marRight w:val="0"/>
      <w:marTop w:val="0"/>
      <w:marBottom w:val="0"/>
      <w:divBdr>
        <w:top w:val="none" w:sz="0" w:space="0" w:color="auto"/>
        <w:left w:val="none" w:sz="0" w:space="0" w:color="auto"/>
        <w:bottom w:val="none" w:sz="0" w:space="0" w:color="auto"/>
        <w:right w:val="none" w:sz="0" w:space="0" w:color="auto"/>
      </w:divBdr>
      <w:divsChild>
        <w:div w:id="1295059211">
          <w:marLeft w:val="0"/>
          <w:marRight w:val="0"/>
          <w:marTop w:val="0"/>
          <w:marBottom w:val="0"/>
          <w:divBdr>
            <w:top w:val="none" w:sz="0" w:space="0" w:color="auto"/>
            <w:left w:val="none" w:sz="0" w:space="0" w:color="auto"/>
            <w:bottom w:val="none" w:sz="0" w:space="0" w:color="auto"/>
            <w:right w:val="none" w:sz="0" w:space="0" w:color="auto"/>
          </w:divBdr>
        </w:div>
        <w:div w:id="861623785">
          <w:marLeft w:val="240"/>
          <w:marRight w:val="0"/>
          <w:marTop w:val="0"/>
          <w:marBottom w:val="0"/>
          <w:divBdr>
            <w:top w:val="none" w:sz="0" w:space="0" w:color="auto"/>
            <w:left w:val="none" w:sz="0" w:space="0" w:color="auto"/>
            <w:bottom w:val="none" w:sz="0" w:space="0" w:color="auto"/>
            <w:right w:val="none" w:sz="0" w:space="0" w:color="auto"/>
          </w:divBdr>
          <w:divsChild>
            <w:div w:id="1899630650">
              <w:marLeft w:val="0"/>
              <w:marRight w:val="0"/>
              <w:marTop w:val="0"/>
              <w:marBottom w:val="0"/>
              <w:divBdr>
                <w:top w:val="none" w:sz="0" w:space="0" w:color="auto"/>
                <w:left w:val="none" w:sz="0" w:space="0" w:color="auto"/>
                <w:bottom w:val="none" w:sz="0" w:space="0" w:color="auto"/>
                <w:right w:val="none" w:sz="0" w:space="0" w:color="auto"/>
              </w:divBdr>
            </w:div>
            <w:div w:id="190998126">
              <w:marLeft w:val="0"/>
              <w:marRight w:val="0"/>
              <w:marTop w:val="0"/>
              <w:marBottom w:val="0"/>
              <w:divBdr>
                <w:top w:val="none" w:sz="0" w:space="0" w:color="auto"/>
                <w:left w:val="none" w:sz="0" w:space="0" w:color="auto"/>
                <w:bottom w:val="none" w:sz="0" w:space="0" w:color="auto"/>
                <w:right w:val="none" w:sz="0" w:space="0" w:color="auto"/>
              </w:divBdr>
            </w:div>
            <w:div w:id="1076590385">
              <w:marLeft w:val="0"/>
              <w:marRight w:val="0"/>
              <w:marTop w:val="0"/>
              <w:marBottom w:val="0"/>
              <w:divBdr>
                <w:top w:val="none" w:sz="0" w:space="0" w:color="auto"/>
                <w:left w:val="none" w:sz="0" w:space="0" w:color="auto"/>
                <w:bottom w:val="none" w:sz="0" w:space="0" w:color="auto"/>
                <w:right w:val="none" w:sz="0" w:space="0" w:color="auto"/>
              </w:divBdr>
            </w:div>
            <w:div w:id="1303585868">
              <w:marLeft w:val="0"/>
              <w:marRight w:val="0"/>
              <w:marTop w:val="0"/>
              <w:marBottom w:val="0"/>
              <w:divBdr>
                <w:top w:val="none" w:sz="0" w:space="0" w:color="auto"/>
                <w:left w:val="none" w:sz="0" w:space="0" w:color="auto"/>
                <w:bottom w:val="none" w:sz="0" w:space="0" w:color="auto"/>
                <w:right w:val="none" w:sz="0" w:space="0" w:color="auto"/>
              </w:divBdr>
            </w:div>
            <w:div w:id="196625646">
              <w:marLeft w:val="0"/>
              <w:marRight w:val="0"/>
              <w:marTop w:val="0"/>
              <w:marBottom w:val="0"/>
              <w:divBdr>
                <w:top w:val="none" w:sz="0" w:space="0" w:color="auto"/>
                <w:left w:val="none" w:sz="0" w:space="0" w:color="auto"/>
                <w:bottom w:val="none" w:sz="0" w:space="0" w:color="auto"/>
                <w:right w:val="none" w:sz="0" w:space="0" w:color="auto"/>
              </w:divBdr>
            </w:div>
            <w:div w:id="1877811687">
              <w:marLeft w:val="0"/>
              <w:marRight w:val="0"/>
              <w:marTop w:val="0"/>
              <w:marBottom w:val="0"/>
              <w:divBdr>
                <w:top w:val="none" w:sz="0" w:space="0" w:color="auto"/>
                <w:left w:val="none" w:sz="0" w:space="0" w:color="auto"/>
                <w:bottom w:val="none" w:sz="0" w:space="0" w:color="auto"/>
                <w:right w:val="none" w:sz="0" w:space="0" w:color="auto"/>
              </w:divBdr>
            </w:div>
          </w:divsChild>
        </w:div>
        <w:div w:id="1753696816">
          <w:marLeft w:val="0"/>
          <w:marRight w:val="0"/>
          <w:marTop w:val="0"/>
          <w:marBottom w:val="0"/>
          <w:divBdr>
            <w:top w:val="none" w:sz="0" w:space="0" w:color="auto"/>
            <w:left w:val="none" w:sz="0" w:space="0" w:color="auto"/>
            <w:bottom w:val="none" w:sz="0" w:space="0" w:color="auto"/>
            <w:right w:val="none" w:sz="0" w:space="0" w:color="auto"/>
          </w:divBdr>
        </w:div>
      </w:divsChild>
    </w:div>
    <w:div w:id="1044062521">
      <w:bodyDiv w:val="1"/>
      <w:marLeft w:val="0"/>
      <w:marRight w:val="0"/>
      <w:marTop w:val="0"/>
      <w:marBottom w:val="0"/>
      <w:divBdr>
        <w:top w:val="none" w:sz="0" w:space="0" w:color="auto"/>
        <w:left w:val="none" w:sz="0" w:space="0" w:color="auto"/>
        <w:bottom w:val="none" w:sz="0" w:space="0" w:color="auto"/>
        <w:right w:val="none" w:sz="0" w:space="0" w:color="auto"/>
      </w:divBdr>
    </w:div>
    <w:div w:id="1047607196">
      <w:bodyDiv w:val="1"/>
      <w:marLeft w:val="0"/>
      <w:marRight w:val="0"/>
      <w:marTop w:val="0"/>
      <w:marBottom w:val="0"/>
      <w:divBdr>
        <w:top w:val="none" w:sz="0" w:space="0" w:color="auto"/>
        <w:left w:val="none" w:sz="0" w:space="0" w:color="auto"/>
        <w:bottom w:val="none" w:sz="0" w:space="0" w:color="auto"/>
        <w:right w:val="none" w:sz="0" w:space="0" w:color="auto"/>
      </w:divBdr>
    </w:div>
    <w:div w:id="1101994684">
      <w:bodyDiv w:val="1"/>
      <w:marLeft w:val="0"/>
      <w:marRight w:val="0"/>
      <w:marTop w:val="0"/>
      <w:marBottom w:val="0"/>
      <w:divBdr>
        <w:top w:val="none" w:sz="0" w:space="0" w:color="auto"/>
        <w:left w:val="none" w:sz="0" w:space="0" w:color="auto"/>
        <w:bottom w:val="none" w:sz="0" w:space="0" w:color="auto"/>
        <w:right w:val="none" w:sz="0" w:space="0" w:color="auto"/>
      </w:divBdr>
    </w:div>
    <w:div w:id="1273828294">
      <w:bodyDiv w:val="1"/>
      <w:marLeft w:val="0"/>
      <w:marRight w:val="0"/>
      <w:marTop w:val="0"/>
      <w:marBottom w:val="0"/>
      <w:divBdr>
        <w:top w:val="none" w:sz="0" w:space="0" w:color="auto"/>
        <w:left w:val="none" w:sz="0" w:space="0" w:color="auto"/>
        <w:bottom w:val="none" w:sz="0" w:space="0" w:color="auto"/>
        <w:right w:val="none" w:sz="0" w:space="0" w:color="auto"/>
      </w:divBdr>
    </w:div>
    <w:div w:id="1338121463">
      <w:bodyDiv w:val="1"/>
      <w:marLeft w:val="0"/>
      <w:marRight w:val="0"/>
      <w:marTop w:val="0"/>
      <w:marBottom w:val="0"/>
      <w:divBdr>
        <w:top w:val="none" w:sz="0" w:space="0" w:color="auto"/>
        <w:left w:val="none" w:sz="0" w:space="0" w:color="auto"/>
        <w:bottom w:val="none" w:sz="0" w:space="0" w:color="auto"/>
        <w:right w:val="none" w:sz="0" w:space="0" w:color="auto"/>
      </w:divBdr>
    </w:div>
    <w:div w:id="1352532262">
      <w:bodyDiv w:val="1"/>
      <w:marLeft w:val="0"/>
      <w:marRight w:val="0"/>
      <w:marTop w:val="0"/>
      <w:marBottom w:val="0"/>
      <w:divBdr>
        <w:top w:val="none" w:sz="0" w:space="0" w:color="auto"/>
        <w:left w:val="none" w:sz="0" w:space="0" w:color="auto"/>
        <w:bottom w:val="none" w:sz="0" w:space="0" w:color="auto"/>
        <w:right w:val="none" w:sz="0" w:space="0" w:color="auto"/>
      </w:divBdr>
    </w:div>
    <w:div w:id="1355037268">
      <w:bodyDiv w:val="1"/>
      <w:marLeft w:val="0"/>
      <w:marRight w:val="0"/>
      <w:marTop w:val="0"/>
      <w:marBottom w:val="0"/>
      <w:divBdr>
        <w:top w:val="none" w:sz="0" w:space="0" w:color="auto"/>
        <w:left w:val="none" w:sz="0" w:space="0" w:color="auto"/>
        <w:bottom w:val="none" w:sz="0" w:space="0" w:color="auto"/>
        <w:right w:val="none" w:sz="0" w:space="0" w:color="auto"/>
      </w:divBdr>
    </w:div>
    <w:div w:id="1358116328">
      <w:bodyDiv w:val="1"/>
      <w:marLeft w:val="0"/>
      <w:marRight w:val="0"/>
      <w:marTop w:val="0"/>
      <w:marBottom w:val="0"/>
      <w:divBdr>
        <w:top w:val="none" w:sz="0" w:space="0" w:color="auto"/>
        <w:left w:val="none" w:sz="0" w:space="0" w:color="auto"/>
        <w:bottom w:val="none" w:sz="0" w:space="0" w:color="auto"/>
        <w:right w:val="none" w:sz="0" w:space="0" w:color="auto"/>
      </w:divBdr>
    </w:div>
    <w:div w:id="1422490492">
      <w:bodyDiv w:val="1"/>
      <w:marLeft w:val="0"/>
      <w:marRight w:val="0"/>
      <w:marTop w:val="0"/>
      <w:marBottom w:val="0"/>
      <w:divBdr>
        <w:top w:val="none" w:sz="0" w:space="0" w:color="auto"/>
        <w:left w:val="none" w:sz="0" w:space="0" w:color="auto"/>
        <w:bottom w:val="none" w:sz="0" w:space="0" w:color="auto"/>
        <w:right w:val="none" w:sz="0" w:space="0" w:color="auto"/>
      </w:divBdr>
    </w:div>
    <w:div w:id="1427188195">
      <w:bodyDiv w:val="1"/>
      <w:marLeft w:val="0"/>
      <w:marRight w:val="0"/>
      <w:marTop w:val="0"/>
      <w:marBottom w:val="0"/>
      <w:divBdr>
        <w:top w:val="none" w:sz="0" w:space="0" w:color="auto"/>
        <w:left w:val="none" w:sz="0" w:space="0" w:color="auto"/>
        <w:bottom w:val="none" w:sz="0" w:space="0" w:color="auto"/>
        <w:right w:val="none" w:sz="0" w:space="0" w:color="auto"/>
      </w:divBdr>
    </w:div>
    <w:div w:id="1505364066">
      <w:bodyDiv w:val="1"/>
      <w:marLeft w:val="0"/>
      <w:marRight w:val="0"/>
      <w:marTop w:val="0"/>
      <w:marBottom w:val="0"/>
      <w:divBdr>
        <w:top w:val="none" w:sz="0" w:space="0" w:color="auto"/>
        <w:left w:val="none" w:sz="0" w:space="0" w:color="auto"/>
        <w:bottom w:val="none" w:sz="0" w:space="0" w:color="auto"/>
        <w:right w:val="none" w:sz="0" w:space="0" w:color="auto"/>
      </w:divBdr>
    </w:div>
    <w:div w:id="1529175246">
      <w:bodyDiv w:val="1"/>
      <w:marLeft w:val="0"/>
      <w:marRight w:val="0"/>
      <w:marTop w:val="0"/>
      <w:marBottom w:val="0"/>
      <w:divBdr>
        <w:top w:val="none" w:sz="0" w:space="0" w:color="auto"/>
        <w:left w:val="none" w:sz="0" w:space="0" w:color="auto"/>
        <w:bottom w:val="none" w:sz="0" w:space="0" w:color="auto"/>
        <w:right w:val="none" w:sz="0" w:space="0" w:color="auto"/>
      </w:divBdr>
    </w:div>
    <w:div w:id="1588003321">
      <w:bodyDiv w:val="1"/>
      <w:marLeft w:val="0"/>
      <w:marRight w:val="0"/>
      <w:marTop w:val="0"/>
      <w:marBottom w:val="0"/>
      <w:divBdr>
        <w:top w:val="none" w:sz="0" w:space="0" w:color="auto"/>
        <w:left w:val="none" w:sz="0" w:space="0" w:color="auto"/>
        <w:bottom w:val="none" w:sz="0" w:space="0" w:color="auto"/>
        <w:right w:val="none" w:sz="0" w:space="0" w:color="auto"/>
      </w:divBdr>
    </w:div>
    <w:div w:id="1607037556">
      <w:bodyDiv w:val="1"/>
      <w:marLeft w:val="0"/>
      <w:marRight w:val="0"/>
      <w:marTop w:val="0"/>
      <w:marBottom w:val="0"/>
      <w:divBdr>
        <w:top w:val="none" w:sz="0" w:space="0" w:color="auto"/>
        <w:left w:val="none" w:sz="0" w:space="0" w:color="auto"/>
        <w:bottom w:val="none" w:sz="0" w:space="0" w:color="auto"/>
        <w:right w:val="none" w:sz="0" w:space="0" w:color="auto"/>
      </w:divBdr>
    </w:div>
    <w:div w:id="1671641218">
      <w:bodyDiv w:val="1"/>
      <w:marLeft w:val="0"/>
      <w:marRight w:val="0"/>
      <w:marTop w:val="0"/>
      <w:marBottom w:val="0"/>
      <w:divBdr>
        <w:top w:val="none" w:sz="0" w:space="0" w:color="auto"/>
        <w:left w:val="none" w:sz="0" w:space="0" w:color="auto"/>
        <w:bottom w:val="none" w:sz="0" w:space="0" w:color="auto"/>
        <w:right w:val="none" w:sz="0" w:space="0" w:color="auto"/>
      </w:divBdr>
    </w:div>
    <w:div w:id="1678800034">
      <w:bodyDiv w:val="1"/>
      <w:marLeft w:val="0"/>
      <w:marRight w:val="0"/>
      <w:marTop w:val="0"/>
      <w:marBottom w:val="0"/>
      <w:divBdr>
        <w:top w:val="none" w:sz="0" w:space="0" w:color="auto"/>
        <w:left w:val="none" w:sz="0" w:space="0" w:color="auto"/>
        <w:bottom w:val="none" w:sz="0" w:space="0" w:color="auto"/>
        <w:right w:val="none" w:sz="0" w:space="0" w:color="auto"/>
      </w:divBdr>
    </w:div>
    <w:div w:id="1808624273">
      <w:bodyDiv w:val="1"/>
      <w:marLeft w:val="0"/>
      <w:marRight w:val="0"/>
      <w:marTop w:val="0"/>
      <w:marBottom w:val="0"/>
      <w:divBdr>
        <w:top w:val="none" w:sz="0" w:space="0" w:color="auto"/>
        <w:left w:val="none" w:sz="0" w:space="0" w:color="auto"/>
        <w:bottom w:val="none" w:sz="0" w:space="0" w:color="auto"/>
        <w:right w:val="none" w:sz="0" w:space="0" w:color="auto"/>
      </w:divBdr>
    </w:div>
    <w:div w:id="1858151756">
      <w:bodyDiv w:val="1"/>
      <w:marLeft w:val="0"/>
      <w:marRight w:val="0"/>
      <w:marTop w:val="0"/>
      <w:marBottom w:val="0"/>
      <w:divBdr>
        <w:top w:val="none" w:sz="0" w:space="0" w:color="auto"/>
        <w:left w:val="none" w:sz="0" w:space="0" w:color="auto"/>
        <w:bottom w:val="none" w:sz="0" w:space="0" w:color="auto"/>
        <w:right w:val="none" w:sz="0" w:space="0" w:color="auto"/>
      </w:divBdr>
    </w:div>
    <w:div w:id="1936135806">
      <w:bodyDiv w:val="1"/>
      <w:marLeft w:val="0"/>
      <w:marRight w:val="0"/>
      <w:marTop w:val="0"/>
      <w:marBottom w:val="0"/>
      <w:divBdr>
        <w:top w:val="none" w:sz="0" w:space="0" w:color="auto"/>
        <w:left w:val="none" w:sz="0" w:space="0" w:color="auto"/>
        <w:bottom w:val="none" w:sz="0" w:space="0" w:color="auto"/>
        <w:right w:val="none" w:sz="0" w:space="0" w:color="auto"/>
      </w:divBdr>
    </w:div>
    <w:div w:id="1955625944">
      <w:bodyDiv w:val="1"/>
      <w:marLeft w:val="0"/>
      <w:marRight w:val="0"/>
      <w:marTop w:val="0"/>
      <w:marBottom w:val="0"/>
      <w:divBdr>
        <w:top w:val="none" w:sz="0" w:space="0" w:color="auto"/>
        <w:left w:val="none" w:sz="0" w:space="0" w:color="auto"/>
        <w:bottom w:val="none" w:sz="0" w:space="0" w:color="auto"/>
        <w:right w:val="none" w:sz="0" w:space="0" w:color="auto"/>
      </w:divBdr>
      <w:divsChild>
        <w:div w:id="1372150179">
          <w:marLeft w:val="0"/>
          <w:marRight w:val="0"/>
          <w:marTop w:val="0"/>
          <w:marBottom w:val="0"/>
          <w:divBdr>
            <w:top w:val="none" w:sz="0" w:space="0" w:color="auto"/>
            <w:left w:val="none" w:sz="0" w:space="0" w:color="auto"/>
            <w:bottom w:val="none" w:sz="0" w:space="0" w:color="auto"/>
            <w:right w:val="none" w:sz="0" w:space="0" w:color="auto"/>
          </w:divBdr>
          <w:divsChild>
            <w:div w:id="1094088713">
              <w:marLeft w:val="0"/>
              <w:marRight w:val="0"/>
              <w:marTop w:val="0"/>
              <w:marBottom w:val="0"/>
              <w:divBdr>
                <w:top w:val="none" w:sz="0" w:space="0" w:color="auto"/>
                <w:left w:val="none" w:sz="0" w:space="0" w:color="auto"/>
                <w:bottom w:val="none" w:sz="0" w:space="0" w:color="auto"/>
                <w:right w:val="none" w:sz="0" w:space="0" w:color="auto"/>
              </w:divBdr>
            </w:div>
            <w:div w:id="197394691">
              <w:marLeft w:val="0"/>
              <w:marRight w:val="0"/>
              <w:marTop w:val="0"/>
              <w:marBottom w:val="0"/>
              <w:divBdr>
                <w:top w:val="none" w:sz="0" w:space="0" w:color="auto"/>
                <w:left w:val="none" w:sz="0" w:space="0" w:color="auto"/>
                <w:bottom w:val="none" w:sz="0" w:space="0" w:color="auto"/>
                <w:right w:val="none" w:sz="0" w:space="0" w:color="auto"/>
              </w:divBdr>
            </w:div>
            <w:div w:id="1785075897">
              <w:marLeft w:val="0"/>
              <w:marRight w:val="0"/>
              <w:marTop w:val="0"/>
              <w:marBottom w:val="0"/>
              <w:divBdr>
                <w:top w:val="none" w:sz="0" w:space="0" w:color="auto"/>
                <w:left w:val="none" w:sz="0" w:space="0" w:color="auto"/>
                <w:bottom w:val="none" w:sz="0" w:space="0" w:color="auto"/>
                <w:right w:val="none" w:sz="0" w:space="0" w:color="auto"/>
              </w:divBdr>
            </w:div>
            <w:div w:id="1966737031">
              <w:marLeft w:val="0"/>
              <w:marRight w:val="0"/>
              <w:marTop w:val="0"/>
              <w:marBottom w:val="0"/>
              <w:divBdr>
                <w:top w:val="none" w:sz="0" w:space="0" w:color="auto"/>
                <w:left w:val="none" w:sz="0" w:space="0" w:color="auto"/>
                <w:bottom w:val="none" w:sz="0" w:space="0" w:color="auto"/>
                <w:right w:val="none" w:sz="0" w:space="0" w:color="auto"/>
              </w:divBdr>
            </w:div>
            <w:div w:id="1732534099">
              <w:marLeft w:val="0"/>
              <w:marRight w:val="0"/>
              <w:marTop w:val="0"/>
              <w:marBottom w:val="0"/>
              <w:divBdr>
                <w:top w:val="none" w:sz="0" w:space="0" w:color="auto"/>
                <w:left w:val="none" w:sz="0" w:space="0" w:color="auto"/>
                <w:bottom w:val="none" w:sz="0" w:space="0" w:color="auto"/>
                <w:right w:val="none" w:sz="0" w:space="0" w:color="auto"/>
              </w:divBdr>
            </w:div>
            <w:div w:id="323894963">
              <w:marLeft w:val="0"/>
              <w:marRight w:val="0"/>
              <w:marTop w:val="0"/>
              <w:marBottom w:val="0"/>
              <w:divBdr>
                <w:top w:val="none" w:sz="0" w:space="0" w:color="auto"/>
                <w:left w:val="none" w:sz="0" w:space="0" w:color="auto"/>
                <w:bottom w:val="none" w:sz="0" w:space="0" w:color="auto"/>
                <w:right w:val="none" w:sz="0" w:space="0" w:color="auto"/>
              </w:divBdr>
            </w:div>
            <w:div w:id="2049723651">
              <w:marLeft w:val="0"/>
              <w:marRight w:val="0"/>
              <w:marTop w:val="0"/>
              <w:marBottom w:val="0"/>
              <w:divBdr>
                <w:top w:val="none" w:sz="0" w:space="0" w:color="auto"/>
                <w:left w:val="none" w:sz="0" w:space="0" w:color="auto"/>
                <w:bottom w:val="none" w:sz="0" w:space="0" w:color="auto"/>
                <w:right w:val="none" w:sz="0" w:space="0" w:color="auto"/>
              </w:divBdr>
            </w:div>
            <w:div w:id="5209961">
              <w:marLeft w:val="0"/>
              <w:marRight w:val="0"/>
              <w:marTop w:val="0"/>
              <w:marBottom w:val="0"/>
              <w:divBdr>
                <w:top w:val="none" w:sz="0" w:space="0" w:color="auto"/>
                <w:left w:val="none" w:sz="0" w:space="0" w:color="auto"/>
                <w:bottom w:val="none" w:sz="0" w:space="0" w:color="auto"/>
                <w:right w:val="none" w:sz="0" w:space="0" w:color="auto"/>
              </w:divBdr>
            </w:div>
            <w:div w:id="72552828">
              <w:marLeft w:val="0"/>
              <w:marRight w:val="0"/>
              <w:marTop w:val="0"/>
              <w:marBottom w:val="0"/>
              <w:divBdr>
                <w:top w:val="none" w:sz="0" w:space="0" w:color="auto"/>
                <w:left w:val="none" w:sz="0" w:space="0" w:color="auto"/>
                <w:bottom w:val="none" w:sz="0" w:space="0" w:color="auto"/>
                <w:right w:val="none" w:sz="0" w:space="0" w:color="auto"/>
              </w:divBdr>
            </w:div>
            <w:div w:id="1298685938">
              <w:marLeft w:val="0"/>
              <w:marRight w:val="0"/>
              <w:marTop w:val="0"/>
              <w:marBottom w:val="0"/>
              <w:divBdr>
                <w:top w:val="none" w:sz="0" w:space="0" w:color="auto"/>
                <w:left w:val="none" w:sz="0" w:space="0" w:color="auto"/>
                <w:bottom w:val="none" w:sz="0" w:space="0" w:color="auto"/>
                <w:right w:val="none" w:sz="0" w:space="0" w:color="auto"/>
              </w:divBdr>
            </w:div>
            <w:div w:id="1564023156">
              <w:marLeft w:val="0"/>
              <w:marRight w:val="0"/>
              <w:marTop w:val="0"/>
              <w:marBottom w:val="0"/>
              <w:divBdr>
                <w:top w:val="none" w:sz="0" w:space="0" w:color="auto"/>
                <w:left w:val="none" w:sz="0" w:space="0" w:color="auto"/>
                <w:bottom w:val="none" w:sz="0" w:space="0" w:color="auto"/>
                <w:right w:val="none" w:sz="0" w:space="0" w:color="auto"/>
              </w:divBdr>
            </w:div>
            <w:div w:id="41801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81936">
      <w:bodyDiv w:val="1"/>
      <w:marLeft w:val="0"/>
      <w:marRight w:val="0"/>
      <w:marTop w:val="0"/>
      <w:marBottom w:val="0"/>
      <w:divBdr>
        <w:top w:val="none" w:sz="0" w:space="0" w:color="auto"/>
        <w:left w:val="none" w:sz="0" w:space="0" w:color="auto"/>
        <w:bottom w:val="none" w:sz="0" w:space="0" w:color="auto"/>
        <w:right w:val="none" w:sz="0" w:space="0" w:color="auto"/>
      </w:divBdr>
    </w:div>
    <w:div w:id="2062944912">
      <w:bodyDiv w:val="1"/>
      <w:marLeft w:val="0"/>
      <w:marRight w:val="0"/>
      <w:marTop w:val="0"/>
      <w:marBottom w:val="0"/>
      <w:divBdr>
        <w:top w:val="none" w:sz="0" w:space="0" w:color="auto"/>
        <w:left w:val="none" w:sz="0" w:space="0" w:color="auto"/>
        <w:bottom w:val="none" w:sz="0" w:space="0" w:color="auto"/>
        <w:right w:val="none" w:sz="0" w:space="0" w:color="auto"/>
      </w:divBdr>
    </w:div>
    <w:div w:id="2074312143">
      <w:bodyDiv w:val="1"/>
      <w:marLeft w:val="0"/>
      <w:marRight w:val="0"/>
      <w:marTop w:val="0"/>
      <w:marBottom w:val="0"/>
      <w:divBdr>
        <w:top w:val="none" w:sz="0" w:space="0" w:color="auto"/>
        <w:left w:val="none" w:sz="0" w:space="0" w:color="auto"/>
        <w:bottom w:val="none" w:sz="0" w:space="0" w:color="auto"/>
        <w:right w:val="none" w:sz="0" w:space="0" w:color="auto"/>
      </w:divBdr>
    </w:div>
    <w:div w:id="2100709962">
      <w:bodyDiv w:val="1"/>
      <w:marLeft w:val="0"/>
      <w:marRight w:val="0"/>
      <w:marTop w:val="0"/>
      <w:marBottom w:val="0"/>
      <w:divBdr>
        <w:top w:val="none" w:sz="0" w:space="0" w:color="auto"/>
        <w:left w:val="none" w:sz="0" w:space="0" w:color="auto"/>
        <w:bottom w:val="none" w:sz="0" w:space="0" w:color="auto"/>
        <w:right w:val="none" w:sz="0" w:space="0" w:color="auto"/>
      </w:divBdr>
    </w:div>
    <w:div w:id="2110850602">
      <w:bodyDiv w:val="1"/>
      <w:marLeft w:val="0"/>
      <w:marRight w:val="0"/>
      <w:marTop w:val="0"/>
      <w:marBottom w:val="0"/>
      <w:divBdr>
        <w:top w:val="none" w:sz="0" w:space="0" w:color="auto"/>
        <w:left w:val="none" w:sz="0" w:space="0" w:color="auto"/>
        <w:bottom w:val="none" w:sz="0" w:space="0" w:color="auto"/>
        <w:right w:val="none" w:sz="0" w:space="0" w:color="auto"/>
      </w:divBdr>
      <w:divsChild>
        <w:div w:id="166480940">
          <w:marLeft w:val="0"/>
          <w:marRight w:val="0"/>
          <w:marTop w:val="0"/>
          <w:marBottom w:val="0"/>
          <w:divBdr>
            <w:top w:val="none" w:sz="0" w:space="0" w:color="auto"/>
            <w:left w:val="none" w:sz="0" w:space="0" w:color="auto"/>
            <w:bottom w:val="none" w:sz="0" w:space="0" w:color="auto"/>
            <w:right w:val="none" w:sz="0" w:space="0" w:color="auto"/>
          </w:divBdr>
        </w:div>
        <w:div w:id="1119304367">
          <w:marLeft w:val="240"/>
          <w:marRight w:val="0"/>
          <w:marTop w:val="0"/>
          <w:marBottom w:val="0"/>
          <w:divBdr>
            <w:top w:val="none" w:sz="0" w:space="0" w:color="auto"/>
            <w:left w:val="none" w:sz="0" w:space="0" w:color="auto"/>
            <w:bottom w:val="none" w:sz="0" w:space="0" w:color="auto"/>
            <w:right w:val="none" w:sz="0" w:space="0" w:color="auto"/>
          </w:divBdr>
          <w:divsChild>
            <w:div w:id="1542862102">
              <w:marLeft w:val="0"/>
              <w:marRight w:val="0"/>
              <w:marTop w:val="0"/>
              <w:marBottom w:val="0"/>
              <w:divBdr>
                <w:top w:val="none" w:sz="0" w:space="0" w:color="auto"/>
                <w:left w:val="none" w:sz="0" w:space="0" w:color="auto"/>
                <w:bottom w:val="none" w:sz="0" w:space="0" w:color="auto"/>
                <w:right w:val="none" w:sz="0" w:space="0" w:color="auto"/>
              </w:divBdr>
            </w:div>
            <w:div w:id="1147019121">
              <w:marLeft w:val="0"/>
              <w:marRight w:val="0"/>
              <w:marTop w:val="0"/>
              <w:marBottom w:val="0"/>
              <w:divBdr>
                <w:top w:val="none" w:sz="0" w:space="0" w:color="auto"/>
                <w:left w:val="none" w:sz="0" w:space="0" w:color="auto"/>
                <w:bottom w:val="none" w:sz="0" w:space="0" w:color="auto"/>
                <w:right w:val="none" w:sz="0" w:space="0" w:color="auto"/>
              </w:divBdr>
              <w:divsChild>
                <w:div w:id="902836963">
                  <w:marLeft w:val="0"/>
                  <w:marRight w:val="0"/>
                  <w:marTop w:val="0"/>
                  <w:marBottom w:val="0"/>
                  <w:divBdr>
                    <w:top w:val="none" w:sz="0" w:space="0" w:color="auto"/>
                    <w:left w:val="none" w:sz="0" w:space="0" w:color="auto"/>
                    <w:bottom w:val="none" w:sz="0" w:space="0" w:color="auto"/>
                    <w:right w:val="none" w:sz="0" w:space="0" w:color="auto"/>
                  </w:divBdr>
                  <w:divsChild>
                    <w:div w:id="584730121">
                      <w:marLeft w:val="0"/>
                      <w:marRight w:val="0"/>
                      <w:marTop w:val="0"/>
                      <w:marBottom w:val="0"/>
                      <w:divBdr>
                        <w:top w:val="none" w:sz="0" w:space="0" w:color="auto"/>
                        <w:left w:val="none" w:sz="0" w:space="0" w:color="auto"/>
                        <w:bottom w:val="none" w:sz="0" w:space="0" w:color="auto"/>
                        <w:right w:val="none" w:sz="0" w:space="0" w:color="auto"/>
                      </w:divBdr>
                    </w:div>
                    <w:div w:id="1384862697">
                      <w:marLeft w:val="240"/>
                      <w:marRight w:val="0"/>
                      <w:marTop w:val="0"/>
                      <w:marBottom w:val="0"/>
                      <w:divBdr>
                        <w:top w:val="none" w:sz="0" w:space="0" w:color="auto"/>
                        <w:left w:val="none" w:sz="0" w:space="0" w:color="auto"/>
                        <w:bottom w:val="none" w:sz="0" w:space="0" w:color="auto"/>
                        <w:right w:val="none" w:sz="0" w:space="0" w:color="auto"/>
                      </w:divBdr>
                      <w:divsChild>
                        <w:div w:id="1335186250">
                          <w:marLeft w:val="0"/>
                          <w:marRight w:val="0"/>
                          <w:marTop w:val="0"/>
                          <w:marBottom w:val="0"/>
                          <w:divBdr>
                            <w:top w:val="none" w:sz="0" w:space="0" w:color="auto"/>
                            <w:left w:val="none" w:sz="0" w:space="0" w:color="auto"/>
                            <w:bottom w:val="none" w:sz="0" w:space="0" w:color="auto"/>
                            <w:right w:val="none" w:sz="0" w:space="0" w:color="auto"/>
                          </w:divBdr>
                          <w:divsChild>
                            <w:div w:id="1288778507">
                              <w:marLeft w:val="0"/>
                              <w:marRight w:val="0"/>
                              <w:marTop w:val="0"/>
                              <w:marBottom w:val="0"/>
                              <w:divBdr>
                                <w:top w:val="none" w:sz="0" w:space="0" w:color="auto"/>
                                <w:left w:val="none" w:sz="0" w:space="0" w:color="auto"/>
                                <w:bottom w:val="none" w:sz="0" w:space="0" w:color="auto"/>
                                <w:right w:val="none" w:sz="0" w:space="0" w:color="auto"/>
                              </w:divBdr>
                              <w:divsChild>
                                <w:div w:id="1736664329">
                                  <w:marLeft w:val="0"/>
                                  <w:marRight w:val="0"/>
                                  <w:marTop w:val="0"/>
                                  <w:marBottom w:val="0"/>
                                  <w:divBdr>
                                    <w:top w:val="none" w:sz="0" w:space="0" w:color="auto"/>
                                    <w:left w:val="none" w:sz="0" w:space="0" w:color="auto"/>
                                    <w:bottom w:val="none" w:sz="0" w:space="0" w:color="auto"/>
                                    <w:right w:val="none" w:sz="0" w:space="0" w:color="auto"/>
                                  </w:divBdr>
                                </w:div>
                                <w:div w:id="1405496364">
                                  <w:marLeft w:val="240"/>
                                  <w:marRight w:val="0"/>
                                  <w:marTop w:val="0"/>
                                  <w:marBottom w:val="0"/>
                                  <w:divBdr>
                                    <w:top w:val="none" w:sz="0" w:space="0" w:color="auto"/>
                                    <w:left w:val="none" w:sz="0" w:space="0" w:color="auto"/>
                                    <w:bottom w:val="none" w:sz="0" w:space="0" w:color="auto"/>
                                    <w:right w:val="none" w:sz="0" w:space="0" w:color="auto"/>
                                  </w:divBdr>
                                  <w:divsChild>
                                    <w:div w:id="708383946">
                                      <w:marLeft w:val="0"/>
                                      <w:marRight w:val="0"/>
                                      <w:marTop w:val="0"/>
                                      <w:marBottom w:val="0"/>
                                      <w:divBdr>
                                        <w:top w:val="none" w:sz="0" w:space="0" w:color="auto"/>
                                        <w:left w:val="none" w:sz="0" w:space="0" w:color="auto"/>
                                        <w:bottom w:val="none" w:sz="0" w:space="0" w:color="auto"/>
                                        <w:right w:val="none" w:sz="0" w:space="0" w:color="auto"/>
                                      </w:divBdr>
                                    </w:div>
                                    <w:div w:id="185098095">
                                      <w:marLeft w:val="0"/>
                                      <w:marRight w:val="0"/>
                                      <w:marTop w:val="0"/>
                                      <w:marBottom w:val="0"/>
                                      <w:divBdr>
                                        <w:top w:val="none" w:sz="0" w:space="0" w:color="auto"/>
                                        <w:left w:val="none" w:sz="0" w:space="0" w:color="auto"/>
                                        <w:bottom w:val="none" w:sz="0" w:space="0" w:color="auto"/>
                                        <w:right w:val="none" w:sz="0" w:space="0" w:color="auto"/>
                                      </w:divBdr>
                                    </w:div>
                                    <w:div w:id="1436560833">
                                      <w:marLeft w:val="0"/>
                                      <w:marRight w:val="0"/>
                                      <w:marTop w:val="0"/>
                                      <w:marBottom w:val="0"/>
                                      <w:divBdr>
                                        <w:top w:val="none" w:sz="0" w:space="0" w:color="auto"/>
                                        <w:left w:val="none" w:sz="0" w:space="0" w:color="auto"/>
                                        <w:bottom w:val="none" w:sz="0" w:space="0" w:color="auto"/>
                                        <w:right w:val="none" w:sz="0" w:space="0" w:color="auto"/>
                                      </w:divBdr>
                                    </w:div>
                                    <w:div w:id="1660158010">
                                      <w:marLeft w:val="0"/>
                                      <w:marRight w:val="0"/>
                                      <w:marTop w:val="0"/>
                                      <w:marBottom w:val="0"/>
                                      <w:divBdr>
                                        <w:top w:val="none" w:sz="0" w:space="0" w:color="auto"/>
                                        <w:left w:val="none" w:sz="0" w:space="0" w:color="auto"/>
                                        <w:bottom w:val="none" w:sz="0" w:space="0" w:color="auto"/>
                                        <w:right w:val="none" w:sz="0" w:space="0" w:color="auto"/>
                                      </w:divBdr>
                                    </w:div>
                                    <w:div w:id="1112094237">
                                      <w:marLeft w:val="0"/>
                                      <w:marRight w:val="0"/>
                                      <w:marTop w:val="0"/>
                                      <w:marBottom w:val="0"/>
                                      <w:divBdr>
                                        <w:top w:val="none" w:sz="0" w:space="0" w:color="auto"/>
                                        <w:left w:val="none" w:sz="0" w:space="0" w:color="auto"/>
                                        <w:bottom w:val="none" w:sz="0" w:space="0" w:color="auto"/>
                                        <w:right w:val="none" w:sz="0" w:space="0" w:color="auto"/>
                                      </w:divBdr>
                                    </w:div>
                                    <w:div w:id="526723863">
                                      <w:marLeft w:val="0"/>
                                      <w:marRight w:val="0"/>
                                      <w:marTop w:val="0"/>
                                      <w:marBottom w:val="0"/>
                                      <w:divBdr>
                                        <w:top w:val="none" w:sz="0" w:space="0" w:color="auto"/>
                                        <w:left w:val="none" w:sz="0" w:space="0" w:color="auto"/>
                                        <w:bottom w:val="none" w:sz="0" w:space="0" w:color="auto"/>
                                        <w:right w:val="none" w:sz="0" w:space="0" w:color="auto"/>
                                      </w:divBdr>
                                    </w:div>
                                    <w:div w:id="705836067">
                                      <w:marLeft w:val="0"/>
                                      <w:marRight w:val="0"/>
                                      <w:marTop w:val="0"/>
                                      <w:marBottom w:val="0"/>
                                      <w:divBdr>
                                        <w:top w:val="none" w:sz="0" w:space="0" w:color="auto"/>
                                        <w:left w:val="none" w:sz="0" w:space="0" w:color="auto"/>
                                        <w:bottom w:val="none" w:sz="0" w:space="0" w:color="auto"/>
                                        <w:right w:val="none" w:sz="0" w:space="0" w:color="auto"/>
                                      </w:divBdr>
                                    </w:div>
                                    <w:div w:id="707293681">
                                      <w:marLeft w:val="0"/>
                                      <w:marRight w:val="0"/>
                                      <w:marTop w:val="0"/>
                                      <w:marBottom w:val="0"/>
                                      <w:divBdr>
                                        <w:top w:val="none" w:sz="0" w:space="0" w:color="auto"/>
                                        <w:left w:val="none" w:sz="0" w:space="0" w:color="auto"/>
                                        <w:bottom w:val="none" w:sz="0" w:space="0" w:color="auto"/>
                                        <w:right w:val="none" w:sz="0" w:space="0" w:color="auto"/>
                                      </w:divBdr>
                                    </w:div>
                                    <w:div w:id="1314675688">
                                      <w:marLeft w:val="0"/>
                                      <w:marRight w:val="0"/>
                                      <w:marTop w:val="0"/>
                                      <w:marBottom w:val="0"/>
                                      <w:divBdr>
                                        <w:top w:val="none" w:sz="0" w:space="0" w:color="auto"/>
                                        <w:left w:val="none" w:sz="0" w:space="0" w:color="auto"/>
                                        <w:bottom w:val="none" w:sz="0" w:space="0" w:color="auto"/>
                                        <w:right w:val="none" w:sz="0" w:space="0" w:color="auto"/>
                                      </w:divBdr>
                                    </w:div>
                                    <w:div w:id="931860706">
                                      <w:marLeft w:val="0"/>
                                      <w:marRight w:val="0"/>
                                      <w:marTop w:val="0"/>
                                      <w:marBottom w:val="0"/>
                                      <w:divBdr>
                                        <w:top w:val="none" w:sz="0" w:space="0" w:color="auto"/>
                                        <w:left w:val="none" w:sz="0" w:space="0" w:color="auto"/>
                                        <w:bottom w:val="none" w:sz="0" w:space="0" w:color="auto"/>
                                        <w:right w:val="none" w:sz="0" w:space="0" w:color="auto"/>
                                      </w:divBdr>
                                      <w:divsChild>
                                        <w:div w:id="2046368164">
                                          <w:marLeft w:val="0"/>
                                          <w:marRight w:val="0"/>
                                          <w:marTop w:val="0"/>
                                          <w:marBottom w:val="0"/>
                                          <w:divBdr>
                                            <w:top w:val="none" w:sz="0" w:space="0" w:color="auto"/>
                                            <w:left w:val="none" w:sz="0" w:space="0" w:color="auto"/>
                                            <w:bottom w:val="none" w:sz="0" w:space="0" w:color="auto"/>
                                            <w:right w:val="none" w:sz="0" w:space="0" w:color="auto"/>
                                          </w:divBdr>
                                          <w:divsChild>
                                            <w:div w:id="2045475122">
                                              <w:marLeft w:val="0"/>
                                              <w:marRight w:val="0"/>
                                              <w:marTop w:val="0"/>
                                              <w:marBottom w:val="0"/>
                                              <w:divBdr>
                                                <w:top w:val="none" w:sz="0" w:space="0" w:color="auto"/>
                                                <w:left w:val="none" w:sz="0" w:space="0" w:color="auto"/>
                                                <w:bottom w:val="none" w:sz="0" w:space="0" w:color="auto"/>
                                                <w:right w:val="none" w:sz="0" w:space="0" w:color="auto"/>
                                              </w:divBdr>
                                            </w:div>
                                            <w:div w:id="686635890">
                                              <w:marLeft w:val="240"/>
                                              <w:marRight w:val="0"/>
                                              <w:marTop w:val="0"/>
                                              <w:marBottom w:val="0"/>
                                              <w:divBdr>
                                                <w:top w:val="none" w:sz="0" w:space="0" w:color="auto"/>
                                                <w:left w:val="none" w:sz="0" w:space="0" w:color="auto"/>
                                                <w:bottom w:val="none" w:sz="0" w:space="0" w:color="auto"/>
                                                <w:right w:val="none" w:sz="0" w:space="0" w:color="auto"/>
                                              </w:divBdr>
                                            </w:div>
                                            <w:div w:id="26662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043493">
                                      <w:marLeft w:val="0"/>
                                      <w:marRight w:val="0"/>
                                      <w:marTop w:val="0"/>
                                      <w:marBottom w:val="0"/>
                                      <w:divBdr>
                                        <w:top w:val="none" w:sz="0" w:space="0" w:color="auto"/>
                                        <w:left w:val="none" w:sz="0" w:space="0" w:color="auto"/>
                                        <w:bottom w:val="none" w:sz="0" w:space="0" w:color="auto"/>
                                        <w:right w:val="none" w:sz="0" w:space="0" w:color="auto"/>
                                      </w:divBdr>
                                    </w:div>
                                  </w:divsChild>
                                </w:div>
                                <w:div w:id="42542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31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403857">
          <w:marLeft w:val="0"/>
          <w:marRight w:val="0"/>
          <w:marTop w:val="0"/>
          <w:marBottom w:val="0"/>
          <w:divBdr>
            <w:top w:val="none" w:sz="0" w:space="0" w:color="auto"/>
            <w:left w:val="none" w:sz="0" w:space="0" w:color="auto"/>
            <w:bottom w:val="none" w:sz="0" w:space="0" w:color="auto"/>
            <w:right w:val="none" w:sz="0" w:space="0" w:color="auto"/>
          </w:divBdr>
        </w:div>
      </w:divsChild>
    </w:div>
    <w:div w:id="2120373796">
      <w:bodyDiv w:val="1"/>
      <w:marLeft w:val="0"/>
      <w:marRight w:val="0"/>
      <w:marTop w:val="0"/>
      <w:marBottom w:val="0"/>
      <w:divBdr>
        <w:top w:val="none" w:sz="0" w:space="0" w:color="auto"/>
        <w:left w:val="none" w:sz="0" w:space="0" w:color="auto"/>
        <w:bottom w:val="none" w:sz="0" w:space="0" w:color="auto"/>
        <w:right w:val="none" w:sz="0" w:space="0" w:color="auto"/>
      </w:divBdr>
    </w:div>
    <w:div w:id="2137600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BF6678-26AD-4E64-BADA-82B18D5AD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6729</TotalTime>
  <Pages>16</Pages>
  <Words>1678</Words>
  <Characters>9566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Raya Holding</Company>
  <LinksUpToDate>false</LinksUpToDate>
  <CharactersWithSpaces>11222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kassify</dc:creator>
  <cp:lastModifiedBy>Abdelrahman Magdy</cp:lastModifiedBy>
  <cp:revision>604</cp:revision>
  <cp:lastPrinted>2009-04-09T14:10:00Z</cp:lastPrinted>
  <dcterms:created xsi:type="dcterms:W3CDTF">2020-04-16T09:33:00Z</dcterms:created>
  <dcterms:modified xsi:type="dcterms:W3CDTF">2023-07-05T12:15:00Z</dcterms:modified>
</cp:coreProperties>
</file>